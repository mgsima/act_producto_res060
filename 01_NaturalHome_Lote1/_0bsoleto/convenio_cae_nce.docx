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3B1C" w14:textId="77777777" w:rsidR="005D41C0" w:rsidRDefault="005D41C0" w:rsidP="005D41C0">
      <w:pPr>
        <w:pStyle w:val="Sinespaciado"/>
        <w:spacing w:before="1540" w:after="240"/>
        <w:jc w:val="center"/>
        <w:rPr>
          <w:color w:val="4F81BD" w:themeColor="accent1"/>
        </w:rPr>
      </w:pPr>
    </w:p>
    <w:sdt>
      <w:sdtPr>
        <w:rPr>
          <w:rFonts w:ascii="Helvetica Neue Light" w:eastAsiaTheme="majorEastAsia" w:hAnsi="Helvetica Neue Light" w:cstheme="majorBidi"/>
          <w:caps/>
          <w:color w:val="4A442A" w:themeColor="background2" w:themeShade="40"/>
          <w:sz w:val="40"/>
          <w:szCs w:val="40"/>
          <w:lang w:val="es-ES"/>
        </w:rPr>
        <w:alias w:val="Título"/>
        <w:tag w:val=""/>
        <w:id w:val="1735040861"/>
        <w:placeholder>
          <w:docPart w:val="12C799A4756541E9B391F43A245FE732"/>
        </w:placeholder>
        <w:dataBinding w:prefixMappings="xmlns:ns0='http://purl.org/dc/elements/1.1/' xmlns:ns1='http://schemas.openxmlformats.org/package/2006/metadata/core-properties' " w:xpath="/ns1:coreProperties[1]/ns0:title[1]" w:storeItemID="{6C3C8BC8-F283-45AE-878A-BAB7291924A1}"/>
        <w:text/>
      </w:sdtPr>
      <w:sdtContent>
        <w:p w14:paraId="5FCA886C" w14:textId="5719AC2A" w:rsidR="005D41C0" w:rsidRPr="001E7874" w:rsidRDefault="005D41C0" w:rsidP="005D41C0">
          <w:pPr>
            <w:pStyle w:val="Sinespaciado"/>
            <w:pBdr>
              <w:top w:val="single" w:sz="6" w:space="6" w:color="4F81BD" w:themeColor="accent1"/>
              <w:bottom w:val="single" w:sz="6" w:space="6" w:color="4F81BD" w:themeColor="accent1"/>
            </w:pBdr>
            <w:spacing w:after="240"/>
            <w:jc w:val="center"/>
            <w:rPr>
              <w:rFonts w:ascii="Helvetica Neue Light" w:eastAsiaTheme="majorEastAsia" w:hAnsi="Helvetica Neue Light" w:cstheme="majorBidi"/>
              <w:caps/>
              <w:color w:val="4A442A" w:themeColor="background2" w:themeShade="40"/>
              <w:sz w:val="40"/>
              <w:szCs w:val="40"/>
              <w:lang w:val="es-ES"/>
            </w:rPr>
          </w:pPr>
          <w:r>
            <w:rPr>
              <w:rFonts w:ascii="Helvetica Neue Light" w:eastAsiaTheme="majorEastAsia" w:hAnsi="Helvetica Neue Light" w:cstheme="majorBidi"/>
              <w:caps/>
              <w:color w:val="4A442A" w:themeColor="background2" w:themeShade="40"/>
              <w:sz w:val="40"/>
              <w:szCs w:val="40"/>
              <w:lang w:val="es-ES"/>
            </w:rPr>
            <w:t>Contrato Cesi</w:t>
          </w:r>
          <w:r w:rsidR="00901D6B">
            <w:rPr>
              <w:rFonts w:ascii="Helvetica Neue Light" w:eastAsiaTheme="majorEastAsia" w:hAnsi="Helvetica Neue Light" w:cstheme="majorBidi"/>
              <w:caps/>
              <w:color w:val="4A442A" w:themeColor="background2" w:themeShade="40"/>
              <w:sz w:val="40"/>
              <w:szCs w:val="40"/>
              <w:lang w:val="es-ES"/>
            </w:rPr>
            <w:t>Ó</w:t>
          </w:r>
          <w:r>
            <w:rPr>
              <w:rFonts w:ascii="Helvetica Neue Light" w:eastAsiaTheme="majorEastAsia" w:hAnsi="Helvetica Neue Light" w:cstheme="majorBidi"/>
              <w:caps/>
              <w:color w:val="4A442A" w:themeColor="background2" w:themeShade="40"/>
              <w:sz w:val="40"/>
              <w:szCs w:val="40"/>
              <w:lang w:val="es-ES"/>
            </w:rPr>
            <w:t>n de ahorros</w:t>
          </w:r>
        </w:p>
      </w:sdtContent>
    </w:sdt>
    <w:p w14:paraId="77E07C9C" w14:textId="77777777" w:rsidR="005D41C0" w:rsidRPr="001E7874" w:rsidRDefault="005D41C0" w:rsidP="005D41C0">
      <w:pPr>
        <w:pStyle w:val="Sinespaciado"/>
        <w:jc w:val="center"/>
        <w:rPr>
          <w:color w:val="4F81BD" w:themeColor="accent1"/>
          <w:sz w:val="28"/>
          <w:szCs w:val="28"/>
          <w:lang w:val="es-ES"/>
        </w:rPr>
      </w:pPr>
    </w:p>
    <w:p w14:paraId="7A1963A8" w14:textId="77777777" w:rsidR="005D41C0" w:rsidRPr="001E7874" w:rsidRDefault="005D41C0" w:rsidP="005D41C0">
      <w:pPr>
        <w:pStyle w:val="Sinespaciado"/>
        <w:spacing w:before="480"/>
        <w:jc w:val="center"/>
        <w:rPr>
          <w:color w:val="4F81BD" w:themeColor="accent1"/>
          <w:lang w:val="es-ES"/>
        </w:rPr>
      </w:pPr>
    </w:p>
    <w:p w14:paraId="35A42E60" w14:textId="7F436A75" w:rsidR="005D41C0" w:rsidRDefault="005D41C0" w:rsidP="0090561C">
      <w:pPr>
        <w:jc w:val="both"/>
        <w:rPr>
          <w:rFonts w:ascii="Helvetica Neue Light" w:hAnsi="Helvetica Neue Light"/>
          <w:sz w:val="21"/>
          <w:szCs w:val="21"/>
          <w:lang w:val="es-419"/>
        </w:rPr>
      </w:pPr>
      <w:r>
        <w:rPr>
          <w:noProof/>
          <w:color w:val="4F81BD" w:themeColor="accent1"/>
          <w:lang w:eastAsia="es-ES"/>
        </w:rPr>
        <mc:AlternateContent>
          <mc:Choice Requires="wps">
            <w:drawing>
              <wp:anchor distT="0" distB="0" distL="114300" distR="114300" simplePos="0" relativeHeight="251658241" behindDoc="0" locked="0" layoutInCell="1" allowOverlap="1" wp14:anchorId="18778846" wp14:editId="3CB3B2E8">
                <wp:simplePos x="0" y="0"/>
                <wp:positionH relativeFrom="column">
                  <wp:posOffset>17145</wp:posOffset>
                </wp:positionH>
                <wp:positionV relativeFrom="paragraph">
                  <wp:posOffset>5582285</wp:posOffset>
                </wp:positionV>
                <wp:extent cx="5273040" cy="389255"/>
                <wp:effectExtent l="0" t="0" r="0" b="4445"/>
                <wp:wrapNone/>
                <wp:docPr id="1001" name="Text Box 2"/>
                <wp:cNvGraphicFramePr/>
                <a:graphic xmlns:a="http://schemas.openxmlformats.org/drawingml/2006/main">
                  <a:graphicData uri="http://schemas.microsoft.com/office/word/2010/wordprocessingShape">
                    <wps:wsp>
                      <wps:cNvSpPr txBox="1"/>
                      <wps:spPr>
                        <a:xfrm>
                          <a:off x="0" y="0"/>
                          <a:ext cx="5273040" cy="389255"/>
                        </a:xfrm>
                        <a:prstGeom prst="rect">
                          <a:avLst/>
                        </a:prstGeom>
                        <a:solidFill>
                          <a:schemeClr val="lt1"/>
                        </a:solidFill>
                        <a:ln w="6350">
                          <a:noFill/>
                        </a:ln>
                      </wps:spPr>
                      <wps:txbx>
                        <w:txbxContent>
                          <w:p w14:paraId="5C7C2EDB" w14:textId="73BB2CD9" w:rsidR="005D41C0" w:rsidRDefault="00901D6B" w:rsidP="005D41C0">
                            <w:pPr>
                              <w:jc w:val="center"/>
                            </w:pPr>
                            <w:r w:rsidRPr="00AC4CF5">
                              <w:t>[</w:t>
                            </w:r>
                            <w:r w:rsidRPr="00AC4CF5">
                              <w:rPr>
                                <w:rFonts w:ascii="Calibri" w:hAnsi="Calibri" w:cs="Calibri"/>
                              </w:rPr>
                              <w:t>●</w:t>
                            </w:r>
                            <w:r w:rsidRPr="00AC4CF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778846" id="_x0000_t202" coordsize="21600,21600" o:spt="202" path="m,l,21600r21600,l21600,xe">
                <v:stroke joinstyle="miter"/>
                <v:path gradientshapeok="t" o:connecttype="rect"/>
              </v:shapetype>
              <v:shape id="Text Box 2" o:spid="_x0000_s1026" type="#_x0000_t202" style="position:absolute;left:0;text-align:left;margin-left:1.35pt;margin-top:439.55pt;width:415.2pt;height:30.6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" fillcolor="white [3201]" stroked="f" strokeweight=".5pt">
                <v:textbox>
                  <w:txbxContent>
                    <w:p w14:paraId="5C7C2EDB" w14:textId="73BB2CD9" w:rsidR="005D41C0" w:rsidRDefault="00901D6B" w:rsidP="005D41C0">
                      <w:pPr>
                        <w:jc w:val="center"/>
                      </w:pPr>
                      <w:r w:rsidRPr="00AC4CF5">
                        <w:t>[</w:t>
                      </w:r>
                      <w:r w:rsidRPr="00AC4CF5">
                        <w:rPr>
                          <w:rFonts w:ascii="Calibri" w:hAnsi="Calibri" w:cs="Calibri"/>
                        </w:rPr>
                        <w:t>●</w:t>
                      </w:r>
                      <w:r w:rsidRPr="00AC4CF5">
                        <w:t>]</w:t>
                      </w:r>
                    </w:p>
                  </w:txbxContent>
                </v:textbox>
              </v:shape>
            </w:pict>
          </mc:Fallback>
        </mc:AlternateContent>
      </w:r>
      <w:r>
        <w:rPr>
          <w:noProof/>
          <w:color w:val="4F81BD" w:themeColor="accent1"/>
          <w:lang w:eastAsia="es-ES"/>
        </w:rPr>
        <mc:AlternateContent>
          <mc:Choice Requires="wps">
            <w:drawing>
              <wp:anchor distT="0" distB="0" distL="114300" distR="114300" simplePos="0" relativeHeight="251658240" behindDoc="0" locked="0" layoutInCell="1" allowOverlap="1" wp14:anchorId="54E34113" wp14:editId="2D446B17">
                <wp:simplePos x="0" y="0"/>
                <wp:positionH relativeFrom="column">
                  <wp:posOffset>417195</wp:posOffset>
                </wp:positionH>
                <wp:positionV relativeFrom="paragraph">
                  <wp:posOffset>64135</wp:posOffset>
                </wp:positionV>
                <wp:extent cx="4467069" cy="3420000"/>
                <wp:effectExtent l="0" t="0" r="3810" b="0"/>
                <wp:wrapNone/>
                <wp:docPr id="1002" name="Text Box 1"/>
                <wp:cNvGraphicFramePr/>
                <a:graphic xmlns:a="http://schemas.openxmlformats.org/drawingml/2006/main">
                  <a:graphicData uri="http://schemas.microsoft.com/office/word/2010/wordprocessingShape">
                    <wps:wsp>
                      <wps:cNvSpPr txBox="1"/>
                      <wps:spPr>
                        <a:xfrm>
                          <a:off x="0" y="0"/>
                          <a:ext cx="4467069" cy="3420000"/>
                        </a:xfrm>
                        <a:prstGeom prst="rect">
                          <a:avLst/>
                        </a:prstGeom>
                        <a:solidFill>
                          <a:schemeClr val="lt1"/>
                        </a:solidFill>
                        <a:ln w="6350">
                          <a:noFill/>
                        </a:ln>
                      </wps:spPr>
                      <wps:txbx>
                        <w:txbxContent>
                          <w:p w14:paraId="601B1142" w14:textId="77777777" w:rsidR="005D41C0" w:rsidRPr="003C097D" w:rsidRDefault="005D41C0" w:rsidP="005D41C0">
                            <w:pPr>
                              <w:jc w:val="center"/>
                              <w:rPr>
                                <w:sz w:val="28"/>
                                <w:szCs w:val="28"/>
                                <w:lang w:val="es-AR"/>
                              </w:rPr>
                            </w:pPr>
                            <w:r w:rsidRPr="003C097D">
                              <w:rPr>
                                <w:sz w:val="28"/>
                                <w:szCs w:val="28"/>
                                <w:lang w:val="es-AR"/>
                              </w:rPr>
                              <w:t xml:space="preserve">Entre</w:t>
                            </w:r>
                          </w:p>
                          <w:p w14:paraId="0972027F" w14:textId="77777777" w:rsidR="005D41C0" w:rsidRPr="003C097D" w:rsidRDefault="005D41C0" w:rsidP="005D41C0">
                            <w:pPr>
                              <w:jc w:val="center"/>
                              <w:rPr>
                                <w:sz w:val="32"/>
                                <w:szCs w:val="32"/>
                                <w:lang w:val="es-AR"/>
                              </w:rPr>
                            </w:pPr>
                          </w:p>
                          <w:p w14:paraId="75D67CBA" w14:textId="77777777" w:rsidR="005D41C0" w:rsidRPr="003C097D" w:rsidRDefault="005D41C0" w:rsidP="005D41C0">
                            <w:pPr>
                              <w:jc w:val="center"/>
                              <w:rPr>
                                <w:sz w:val="32"/>
                                <w:szCs w:val="32"/>
                                <w:lang w:val="es-AR"/>
                              </w:rPr>
                            </w:pPr>
                          </w:p>
                          <w:p w14:paraId="34FBD2CD" w14:textId="24CA6B53" w:rsidR="005D41C0" w:rsidRPr="00E0786B" w:rsidRDefault="00343BB0" w:rsidP="00343BB0">
                            <w:pPr>
                              <w:jc w:val="center"/>
                              <w:rPr>
                                <w:rFonts w:ascii="Helvetica Neue Light" w:hAnsi="Helvetica Neue Light"/>
                                <w:b/>
                                <w:bCs/>
                                <w:sz w:val="21"/>
                                <w:szCs w:val="21"/>
                                <w:lang w:val="es-419"/>
                              </w:rPr>
                            </w:pPr>
                            <w:r w:rsidRPr="00E0786B">
                              <w:rPr>
                                <w:rFonts w:ascii="Helvetica Neue Light" w:hAnsi="Helvetica Neue Light"/>
                                <w:b/>
                                <w:bCs/>
                                <w:sz w:val="21"/>
                                <w:szCs w:val="21"/>
                                <w:lang w:val="es-419"/>
                              </w:rPr>
                              <w:t xml:space="preserve">RICARDO SANCHEZ BALBUENA</w:t>
                            </w:r>
                          </w:p>
                          <w:p w14:paraId="3BD2D4D2" w14:textId="77777777" w:rsidR="005D41C0" w:rsidRDefault="005D41C0" w:rsidP="005D41C0">
                            <w:pPr>
                              <w:jc w:val="center"/>
                              <w:rPr>
                                <w:sz w:val="28"/>
                                <w:szCs w:val="28"/>
                                <w:lang w:val="es-AR"/>
                              </w:rPr>
                            </w:pPr>
                            <w:r w:rsidRPr="003C097D">
                              <w:rPr>
                                <w:sz w:val="28"/>
                                <w:szCs w:val="28"/>
                                <w:lang w:val="es-AR"/>
                              </w:rPr>
                              <w:t>y</w:t>
                            </w:r>
                          </w:p>
                          <w:p w14:paraId="5A4C22E2" w14:textId="77777777" w:rsidR="005543FC" w:rsidRPr="003C097D" w:rsidRDefault="005543FC" w:rsidP="005D41C0">
                            <w:pPr>
                              <w:jc w:val="center"/>
                              <w:rPr>
                                <w:sz w:val="28"/>
                                <w:szCs w:val="28"/>
                                <w:lang w:val="es-AR"/>
                              </w:rPr>
                            </w:pPr>
                          </w:p>
                          <w:p w14:paraId="57393A9E" w14:textId="534F9226" w:rsidR="005D41C0" w:rsidRPr="003C097D" w:rsidRDefault="007A4B7A" w:rsidP="007A4B7A">
                            <w:pPr>
                              <w:jc w:val="center"/>
                              <w:rPr>
                                <w:sz w:val="32"/>
                                <w:szCs w:val="32"/>
                                <w:lang w:val="es-AR"/>
                              </w:rPr>
                            </w:pPr>
                            <w:r w:rsidRPr="005543FC">
                              <w:rPr>
                                <w:rFonts w:ascii="Helvetica Neue Light" w:hAnsi="Helvetica Neue Light"/>
                                <w:b/>
                                <w:bCs/>
                                <w:sz w:val="21"/>
                                <w:szCs w:val="21"/>
                                <w:lang w:val="es-419"/>
                              </w:rPr>
                              <w:t>NUEVA COMERCIALIZADORA ESPAÑOLA S</w:t>
                            </w:r>
                            <w:r>
                              <w:rPr>
                                <w:rFonts w:ascii="Helvetica Neue Light" w:hAnsi="Helvetica Neue Light"/>
                                <w:b/>
                                <w:bCs/>
                                <w:sz w:val="21"/>
                                <w:szCs w:val="21"/>
                                <w:lang w:val="es-419"/>
                              </w:rPr>
                              <w:t>.</w:t>
                            </w:r>
                            <w:r w:rsidRPr="005543FC">
                              <w:rPr>
                                <w:rFonts w:ascii="Helvetica Neue Light" w:hAnsi="Helvetica Neue Light"/>
                                <w:b/>
                                <w:bCs/>
                                <w:sz w:val="21"/>
                                <w:szCs w:val="21"/>
                                <w:lang w:val="es-419"/>
                              </w:rPr>
                              <w:t>L</w:t>
                            </w:r>
                            <w:r>
                              <w:rPr>
                                <w:rFonts w:ascii="Helvetica Neue Light" w:hAnsi="Helvetica Neue Light"/>
                                <w:b/>
                                <w:bCs/>
                                <w:sz w:val="21"/>
                                <w:szCs w:val="21"/>
                                <w:lang w:val="es-419"/>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E34113" id="Text Box 1" o:spid="_x0000_s1027" type="#_x0000_t202" style="position:absolute;left:0;text-align:left;margin-left:32.85pt;margin-top:5.05pt;width:351.75pt;height:269.3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" fillcolor="white [3201]" stroked="f" strokeweight=".5pt">
                <v:textbox>
                  <w:txbxContent>
                    <w:p w14:paraId="601B1142" w14:textId="77777777" w:rsidR="005D41C0" w:rsidRPr="003C097D" w:rsidRDefault="005D41C0" w:rsidP="005D41C0">
                      <w:pPr>
                        <w:jc w:val="center"/>
                        <w:rPr>
                          <w:sz w:val="28"/>
                          <w:szCs w:val="28"/>
                          <w:lang w:val="es-AR"/>
                        </w:rPr>
                      </w:pPr>
                      <w:r w:rsidRPr="003C097D">
                        <w:rPr>
                          <w:sz w:val="28"/>
                          <w:szCs w:val="28"/>
                          <w:lang w:val="es-AR"/>
                        </w:rPr>
                        <w:t xml:space="preserve">Entre</w:t>
                      </w:r>
                    </w:p>
                    <w:p w14:paraId="0972027F" w14:textId="77777777" w:rsidR="005D41C0" w:rsidRPr="003C097D" w:rsidRDefault="005D41C0" w:rsidP="005D41C0">
                      <w:pPr>
                        <w:jc w:val="center"/>
                        <w:rPr>
                          <w:sz w:val="32"/>
                          <w:szCs w:val="32"/>
                          <w:lang w:val="es-AR"/>
                        </w:rPr>
                      </w:pPr>
                    </w:p>
                    <w:p w14:paraId="75D67CBA" w14:textId="77777777" w:rsidR="005D41C0" w:rsidRPr="003C097D" w:rsidRDefault="005D41C0" w:rsidP="005D41C0">
                      <w:pPr>
                        <w:jc w:val="center"/>
                        <w:rPr>
                          <w:sz w:val="32"/>
                          <w:szCs w:val="32"/>
                          <w:lang w:val="es-AR"/>
                        </w:rPr>
                      </w:pPr>
                    </w:p>
                    <w:p w14:paraId="34FBD2CD" w14:textId="24CA6B53" w:rsidR="005D41C0" w:rsidRPr="00E0786B" w:rsidRDefault="00343BB0" w:rsidP="00343BB0">
                      <w:pPr>
                        <w:jc w:val="center"/>
                        <w:rPr>
                          <w:rFonts w:ascii="Helvetica Neue Light" w:hAnsi="Helvetica Neue Light"/>
                          <w:b/>
                          <w:bCs/>
                          <w:sz w:val="21"/>
                          <w:szCs w:val="21"/>
                          <w:lang w:val="es-419"/>
                        </w:rPr>
                      </w:pPr>
                      <w:r w:rsidRPr="00E0786B">
                        <w:rPr>
                          <w:rFonts w:ascii="Helvetica Neue Light" w:hAnsi="Helvetica Neue Light"/>
                          <w:b/>
                          <w:bCs/>
                          <w:sz w:val="21"/>
                          <w:szCs w:val="21"/>
                          <w:lang w:val="es-419"/>
                        </w:rPr>
                        <w:t xml:space="preserve">RICARDO SANCHEZ BALBUENA</w:t>
                      </w:r>
                    </w:p>
                    <w:p w14:paraId="3BD2D4D2" w14:textId="77777777" w:rsidR="005D41C0" w:rsidRDefault="005D41C0" w:rsidP="005D41C0">
                      <w:pPr>
                        <w:jc w:val="center"/>
                        <w:rPr>
                          <w:sz w:val="28"/>
                          <w:szCs w:val="28"/>
                          <w:lang w:val="es-AR"/>
                        </w:rPr>
                      </w:pPr>
                      <w:r w:rsidRPr="003C097D">
                        <w:rPr>
                          <w:sz w:val="28"/>
                          <w:szCs w:val="28"/>
                          <w:lang w:val="es-AR"/>
                        </w:rPr>
                        <w:t>y</w:t>
                      </w:r>
                    </w:p>
                    <w:p w14:paraId="5A4C22E2" w14:textId="77777777" w:rsidR="005543FC" w:rsidRPr="003C097D" w:rsidRDefault="005543FC" w:rsidP="005D41C0">
                      <w:pPr>
                        <w:jc w:val="center"/>
                        <w:rPr>
                          <w:sz w:val="28"/>
                          <w:szCs w:val="28"/>
                          <w:lang w:val="es-AR"/>
                        </w:rPr>
                      </w:pPr>
                    </w:p>
                    <w:p w14:paraId="57393A9E" w14:textId="534F9226" w:rsidR="005D41C0" w:rsidRPr="003C097D" w:rsidRDefault="007A4B7A" w:rsidP="007A4B7A">
                      <w:pPr>
                        <w:jc w:val="center"/>
                        <w:rPr>
                          <w:sz w:val="32"/>
                          <w:szCs w:val="32"/>
                          <w:lang w:val="es-AR"/>
                        </w:rPr>
                      </w:pPr>
                      <w:r w:rsidRPr="005543FC">
                        <w:rPr>
                          <w:rFonts w:ascii="Helvetica Neue Light" w:hAnsi="Helvetica Neue Light"/>
                          <w:b/>
                          <w:bCs/>
                          <w:sz w:val="21"/>
                          <w:szCs w:val="21"/>
                          <w:lang w:val="es-419"/>
                        </w:rPr>
                        <w:t>NUEVA COMERCIALIZADORA ESPAÑOLA S</w:t>
                      </w:r>
                      <w:r>
                        <w:rPr>
                          <w:rFonts w:ascii="Helvetica Neue Light" w:hAnsi="Helvetica Neue Light"/>
                          <w:b/>
                          <w:bCs/>
                          <w:sz w:val="21"/>
                          <w:szCs w:val="21"/>
                          <w:lang w:val="es-419"/>
                        </w:rPr>
                        <w:t>.</w:t>
                      </w:r>
                      <w:r w:rsidRPr="005543FC">
                        <w:rPr>
                          <w:rFonts w:ascii="Helvetica Neue Light" w:hAnsi="Helvetica Neue Light"/>
                          <w:b/>
                          <w:bCs/>
                          <w:sz w:val="21"/>
                          <w:szCs w:val="21"/>
                          <w:lang w:val="es-419"/>
                        </w:rPr>
                        <w:t>L</w:t>
                      </w:r>
                      <w:r>
                        <w:rPr>
                          <w:rFonts w:ascii="Helvetica Neue Light" w:hAnsi="Helvetica Neue Light"/>
                          <w:b/>
                          <w:bCs/>
                          <w:sz w:val="21"/>
                          <w:szCs w:val="21"/>
                          <w:lang w:val="es-419"/>
                        </w:rPr>
                        <w:t>.</w:t>
                      </w:r>
                    </w:p>
                  </w:txbxContent>
                </v:textbox>
              </v:shape>
            </w:pict>
          </mc:Fallback>
        </mc:AlternateContent>
      </w:r>
      <w:r w:rsidRPr="005D41C0">
        <w:rPr>
          <w:lang w:val="es-ES"/>
        </w:rPr>
        <w:br w:type="page"/>
      </w:r>
    </w:p>
    <w:p w14:paraId="0E405B59" w14:textId="5C35D2BE" w:rsidR="00F310BF" w:rsidRPr="004B52D2" w:rsidRDefault="00F310BF" w:rsidP="0090561C">
      <w:pPr>
        <w:jc w:val="both"/>
        <w:rPr>
          <w:rFonts w:ascii="Helvetica Neue Light" w:hAnsi="Helvetica Neue Light"/>
          <w:sz w:val="21"/>
          <w:szCs w:val="21"/>
          <w:lang w:val="es-419"/>
        </w:rPr>
      </w:pPr>
      <w:r w:rsidRPr="00F310BF">
        <w:rPr>
          <w:rFonts w:ascii="Helvetica Neue Light" w:hAnsi="Helvetica Neue Light"/>
          <w:sz w:val="21"/>
          <w:szCs w:val="21"/>
          <w:lang w:val="es-419"/>
        </w:rPr>
        <w:lastRenderedPageBreak/>
        <w:t xml:space="preserve">En </w:t>
      </w:r>
      <w:r w:rsidR="004776EC">
        <w:rPr>
          <w:rFonts w:ascii="Helvetica Neue Light" w:hAnsi="Helvetica Neue Light"/>
          <w:sz w:val="21"/>
          <w:szCs w:val="21"/>
          <w:lang w:val="es-419"/>
        </w:rPr>
        <w:t xml:space="preserve">Pozuelo de Alarcón</w:t>
      </w:r>
      <w:r w:rsidRPr="004B52D2">
        <w:rPr>
          <w:rFonts w:ascii="Helvetica Neue Light" w:hAnsi="Helvetica Neue Light"/>
          <w:sz w:val="21"/>
          <w:szCs w:val="21"/>
          <w:lang w:val="es-419"/>
        </w:rPr>
        <w:t xml:space="preserve">, a</w:t>
      </w:r>
      <w:r w:rsidR="00D06986">
        <w:rPr>
          <w:rFonts w:ascii="Helvetica Neue Light" w:hAnsi="Helvetica Neue Light"/>
          <w:sz w:val="21"/>
          <w:szCs w:val="21"/>
          <w:lang w:val="es-419"/>
        </w:rPr>
        <w:t xml:space="preserve"> 2025-11-25</w:t>
      </w:r>
    </w:p>
    <w:p w14:paraId="7AECA8F3" w14:textId="4CD8DEB1" w:rsidR="00EA2E9D" w:rsidRDefault="00F310BF" w:rsidP="0090561C">
      <w:pPr>
        <w:jc w:val="both"/>
        <w:rPr>
          <w:rFonts w:ascii="Helvetica Neue Light" w:hAnsi="Helvetica Neue Light"/>
          <w:sz w:val="21"/>
          <w:szCs w:val="21"/>
          <w:lang w:val="es-419"/>
        </w:rPr>
      </w:pPr>
      <w:r w:rsidRPr="393C2B3A">
        <w:rPr>
          <w:rFonts w:ascii="Helvetica Neue Light" w:hAnsi="Helvetica Neue Light"/>
          <w:sz w:val="21"/>
          <w:szCs w:val="21"/>
          <w:lang w:val="es-419"/>
        </w:rPr>
        <w:t xml:space="preserve">REUNIDOS De una parte, </w:t>
      </w:r>
      <w:r w:rsidR="00901D6B">
        <w:rPr>
          <w:rFonts w:ascii="Helvetica Neue Light" w:hAnsi="Helvetica Neue Light"/>
          <w:sz w:val="21"/>
          <w:szCs w:val="21"/>
          <w:lang w:val="es-419"/>
        </w:rPr>
        <w:t xml:space="preserve">el </w:t>
      </w:r>
      <w:r w:rsidR="005D41C0" w:rsidRPr="393C2B3A">
        <w:rPr>
          <w:rFonts w:ascii="Helvetica Neue Light" w:hAnsi="Helvetica Neue Light"/>
          <w:sz w:val="21"/>
          <w:szCs w:val="21"/>
          <w:lang w:val="es-419"/>
        </w:rPr>
        <w:t>“</w:t>
      </w:r>
      <w:r w:rsidRPr="005D41C0">
        <w:rPr>
          <w:rFonts w:ascii="Helvetica Neue Light" w:hAnsi="Helvetica Neue Light"/>
          <w:b/>
          <w:bCs/>
          <w:sz w:val="21"/>
          <w:szCs w:val="21"/>
          <w:lang w:val="es-419"/>
        </w:rPr>
        <w:t>Cedente</w:t>
      </w:r>
      <w:r w:rsidR="005D41C0" w:rsidRPr="393C2B3A">
        <w:rPr>
          <w:rFonts w:ascii="Helvetica Neue Light" w:hAnsi="Helvetica Neue Light"/>
          <w:sz w:val="21"/>
          <w:szCs w:val="21"/>
          <w:lang w:val="es-419"/>
        </w:rPr>
        <w:t>”</w:t>
      </w:r>
      <w:r w:rsidRPr="005D41C0">
        <w:rPr>
          <w:rFonts w:ascii="Helvetica Neue Light" w:hAnsi="Helvetica Neue Light"/>
          <w:b/>
          <w:bCs/>
          <w:sz w:val="21"/>
          <w:szCs w:val="21"/>
          <w:lang w:val="es-419"/>
        </w:rPr>
        <w:t>,</w:t>
      </w:r>
      <w:r w:rsidRPr="393C2B3A">
        <w:rPr>
          <w:rFonts w:ascii="Helvetica Neue Light" w:hAnsi="Helvetica Neue Light"/>
          <w:sz w:val="21"/>
          <w:szCs w:val="21"/>
          <w:lang w:val="es-419"/>
        </w:rPr>
        <w:t xml:space="preserve"> con domicilio en</w:t>
      </w:r>
      <w:r w:rsidR="00315148">
        <w:rPr>
          <w:rFonts w:ascii="Helvetica Neue Light" w:hAnsi="Helvetica Neue Light"/>
          <w:sz w:val="21"/>
          <w:szCs w:val="21"/>
          <w:lang w:val="es-419"/>
        </w:rPr>
        <w:t xml:space="preserve"> </w:t>
      </w:r>
      <w:r w:rsidR="00315148" w:rsidRPr="006C6107">
        <w:rPr>
          <w:rFonts w:ascii="Helvetica Neue Light" w:hAnsi="Helvetica Neue Light"/>
          <w:sz w:val="21"/>
          <w:szCs w:val="21"/>
          <w:lang w:val="es-419"/>
        </w:rPr>
        <w:t xml:space="preserve">Calle San Jaime 6B, Bajo</w:t>
      </w:r>
      <w:r w:rsidR="00315148" w:rsidRPr="00AF3856">
        <w:rPr>
          <w:rFonts w:ascii="Helvetica Neue Light" w:hAnsi="Helvetica Neue Light"/>
          <w:sz w:val="21"/>
          <w:szCs w:val="21"/>
          <w:lang w:val="es-419"/>
        </w:rPr>
        <w:t xml:space="preserve"> </w:t>
      </w:r>
      <w:r w:rsidRPr="393C2B3A">
        <w:rPr>
          <w:rFonts w:ascii="Helvetica Neue Light" w:hAnsi="Helvetica Neue Light"/>
          <w:sz w:val="21"/>
          <w:szCs w:val="21"/>
          <w:lang w:val="es-419"/>
        </w:rPr>
        <w:t xml:space="preserve">y N.I.F. </w:t>
      </w:r>
      <w:r w:rsidR="00903930" w:rsidRPr="00AC24EA">
        <w:rPr>
          <w:rFonts w:ascii="Helvetica Neue Light" w:hAnsi="Helvetica Neue Light"/>
          <w:sz w:val="21"/>
          <w:szCs w:val="21"/>
          <w:lang w:val="es-419"/>
        </w:rPr>
        <w:t xml:space="preserve">52366900V</w:t>
      </w:r>
      <w:r w:rsidR="00903930">
        <w:rPr>
          <w:rFonts w:ascii="Helvetica Neue Light" w:hAnsi="Helvetica Neue Light"/>
          <w:sz w:val="21"/>
          <w:szCs w:val="21"/>
          <w:lang w:val="es-419"/>
        </w:rPr>
        <w:t xml:space="preserve">,</w:t>
      </w:r>
      <w:r w:rsidRPr="393C2B3A">
        <w:rPr>
          <w:rFonts w:ascii="Helvetica Neue Light" w:hAnsi="Helvetica Neue Light"/>
          <w:sz w:val="21"/>
          <w:szCs w:val="21"/>
          <w:lang w:val="es-419"/>
        </w:rPr>
        <w:t xml:space="preserve"> representada por </w:t>
      </w:r>
      <w:r w:rsidR="005B6CA2" w:rsidRPr="006C6107">
        <w:rPr>
          <w:rFonts w:ascii="Helvetica Neue Light" w:hAnsi="Helvetica Neue Light"/>
          <w:sz w:val="21"/>
          <w:szCs w:val="21"/>
          <w:lang w:val="es-419"/>
        </w:rPr>
        <w:t xml:space="preserve">RICARDO SANCHEZ BALBUENA</w:t>
      </w:r>
      <w:r w:rsidR="005B6CA2" w:rsidRPr="393C2B3A">
        <w:rPr>
          <w:rFonts w:ascii="Helvetica Neue Light" w:hAnsi="Helvetica Neue Light"/>
          <w:sz w:val="21"/>
          <w:szCs w:val="21"/>
          <w:lang w:val="es-419"/>
        </w:rPr>
        <w:t xml:space="preserve"> </w:t>
      </w:r>
      <w:r w:rsidRPr="393C2B3A">
        <w:rPr>
          <w:rFonts w:ascii="Helvetica Neue Light" w:hAnsi="Helvetica Neue Light"/>
          <w:sz w:val="21"/>
          <w:szCs w:val="21"/>
          <w:lang w:val="es-419"/>
        </w:rPr>
        <w:t xml:space="preserve"> (en adelante, el Cedente). </w:t>
      </w:r>
    </w:p>
    <w:p w14:paraId="37AF7616" w14:textId="1CCFB5BE" w:rsidR="000E2404" w:rsidRDefault="000E2404" w:rsidP="0090561C">
      <w:pPr>
        <w:jc w:val="both"/>
        <w:rPr>
          <w:rFonts w:ascii="Helvetica Neue Light" w:hAnsi="Helvetica Neue Light"/>
          <w:sz w:val="21"/>
          <w:szCs w:val="21"/>
          <w:lang w:val="es-419"/>
        </w:rPr>
      </w:pPr>
      <w:r w:rsidRPr="000E2404">
        <w:rPr>
          <w:rFonts w:ascii="Helvetica Neue Light" w:hAnsi="Helvetica Neue Light"/>
          <w:sz w:val="21"/>
          <w:szCs w:val="21"/>
          <w:lang w:val="es-419"/>
        </w:rPr>
        <w:t>De otra parte,</w:t>
      </w:r>
      <w:ins w:id="0" w:author="Diego Pieres" w:date="2026-03-30T16:32:00Z" w16du:dateUtc="2026-03-30T14:32:00Z">
        <w:r w:rsidR="00007CCD">
          <w:rPr>
            <w:rFonts w:ascii="Helvetica Neue Light" w:hAnsi="Helvetica Neue Light"/>
            <w:sz w:val="21"/>
            <w:szCs w:val="21"/>
            <w:lang w:val="es-419"/>
          </w:rPr>
          <w:t xml:space="preserve"> </w:t>
        </w:r>
      </w:ins>
      <w:r w:rsidR="00007CCD" w:rsidRPr="005543FC">
        <w:rPr>
          <w:rFonts w:ascii="Helvetica Neue Light" w:hAnsi="Helvetica Neue Light"/>
          <w:b/>
          <w:bCs/>
          <w:sz w:val="21"/>
          <w:szCs w:val="21"/>
          <w:lang w:val="es-419"/>
        </w:rPr>
        <w:t>NUEVA COMERCIALIZADORA ESPAÑOLA S</w:t>
      </w:r>
      <w:r w:rsidR="00007CCD">
        <w:rPr>
          <w:rFonts w:ascii="Helvetica Neue Light" w:hAnsi="Helvetica Neue Light"/>
          <w:b/>
          <w:bCs/>
          <w:sz w:val="21"/>
          <w:szCs w:val="21"/>
          <w:lang w:val="es-419"/>
        </w:rPr>
        <w:t>.</w:t>
      </w:r>
      <w:r w:rsidR="00007CCD" w:rsidRPr="005543FC">
        <w:rPr>
          <w:rFonts w:ascii="Helvetica Neue Light" w:hAnsi="Helvetica Neue Light"/>
          <w:b/>
          <w:bCs/>
          <w:sz w:val="21"/>
          <w:szCs w:val="21"/>
          <w:lang w:val="es-419"/>
        </w:rPr>
        <w:t>L</w:t>
      </w:r>
      <w:ins w:id="1" w:author="Diego Pieres" w:date="2026-03-30T16:33:00Z" w16du:dateUtc="2026-03-30T14:33:00Z">
        <w:r w:rsidR="00007CCD">
          <w:rPr>
            <w:rFonts w:ascii="Helvetica Neue Light" w:hAnsi="Helvetica Neue Light"/>
            <w:b/>
            <w:bCs/>
            <w:sz w:val="21"/>
            <w:szCs w:val="21"/>
            <w:lang w:val="es-419"/>
          </w:rPr>
          <w:t>.</w:t>
        </w:r>
      </w:ins>
      <w:r w:rsidRPr="000E2404">
        <w:rPr>
          <w:rFonts w:ascii="Helvetica Neue Light" w:hAnsi="Helvetica Neue Light"/>
          <w:sz w:val="21"/>
          <w:szCs w:val="21"/>
          <w:lang w:val="es-419"/>
        </w:rPr>
        <w:t xml:space="preserve">, con domicilio en </w:t>
      </w:r>
      <w:r w:rsidR="007B00FD" w:rsidRPr="005543FC">
        <w:rPr>
          <w:rFonts w:ascii="Helvetica Neue Light" w:hAnsi="Helvetica Neue Light"/>
          <w:sz w:val="21"/>
          <w:szCs w:val="21"/>
          <w:lang w:val="es-ES"/>
        </w:rPr>
        <w:t>Eduardo Ibarra 2, Oficina 1 Planta 1ª, 50009, Zaragoza, España</w:t>
      </w:r>
      <w:r w:rsidR="00DA6FB3" w:rsidRPr="005543FC">
        <w:rPr>
          <w:rFonts w:ascii="Helvetica Neue Light" w:hAnsi="Helvetica Neue Light"/>
          <w:sz w:val="21"/>
          <w:szCs w:val="21"/>
          <w:lang w:val="es-ES"/>
        </w:rPr>
        <w:t xml:space="preserve"> y </w:t>
      </w:r>
      <w:r w:rsidR="00564605" w:rsidRPr="005543FC">
        <w:rPr>
          <w:rFonts w:ascii="Helvetica Neue Light" w:hAnsi="Helvetica Neue Light"/>
          <w:sz w:val="21"/>
          <w:szCs w:val="21"/>
          <w:lang w:val="es-ES"/>
        </w:rPr>
        <w:t xml:space="preserve">N.I.F. </w:t>
      </w:r>
      <w:r w:rsidR="00DA6FB3" w:rsidRPr="005543FC">
        <w:rPr>
          <w:rFonts w:ascii="Helvetica Neue Light" w:hAnsi="Helvetica Neue Light"/>
          <w:sz w:val="21"/>
          <w:szCs w:val="21"/>
          <w:lang w:val="es-ES"/>
        </w:rPr>
        <w:t>B99301822</w:t>
      </w:r>
      <w:r w:rsidRPr="005543FC">
        <w:rPr>
          <w:rFonts w:ascii="Helvetica Neue Light" w:hAnsi="Helvetica Neue Light"/>
          <w:sz w:val="21"/>
          <w:szCs w:val="21"/>
          <w:lang w:val="es-419"/>
        </w:rPr>
        <w:t xml:space="preserve">, y debidamente representada por </w:t>
      </w:r>
      <w:r w:rsidR="00564605" w:rsidRPr="005543FC">
        <w:rPr>
          <w:rFonts w:ascii="Helvetica Neue Light" w:hAnsi="Helvetica Neue Light"/>
          <w:sz w:val="21"/>
          <w:szCs w:val="21"/>
          <w:lang w:val="es-419"/>
        </w:rPr>
        <w:t xml:space="preserve">David Miras Salamanca  </w:t>
      </w:r>
      <w:r w:rsidRPr="005543FC">
        <w:rPr>
          <w:rFonts w:ascii="Helvetica Neue Light" w:hAnsi="Helvetica Neue Light"/>
          <w:sz w:val="21"/>
          <w:szCs w:val="21"/>
          <w:lang w:val="es-419"/>
        </w:rPr>
        <w:t xml:space="preserve"> (en adelante, el “Cesionario”).</w:t>
      </w:r>
    </w:p>
    <w:p w14:paraId="55FD2FA9" w14:textId="2E2E9EDB" w:rsidR="00F310BF" w:rsidRPr="004B52D2" w:rsidRDefault="00F310BF" w:rsidP="0090561C">
      <w:pPr>
        <w:jc w:val="both"/>
        <w:rPr>
          <w:rFonts w:ascii="Helvetica Neue Light" w:hAnsi="Helvetica Neue Light"/>
          <w:sz w:val="21"/>
          <w:szCs w:val="21"/>
          <w:u w:val="single"/>
          <w:lang w:val="es-419"/>
        </w:rPr>
      </w:pPr>
      <w:r w:rsidRPr="393C2B3A">
        <w:rPr>
          <w:rFonts w:ascii="Helvetica Neue Light" w:hAnsi="Helvetica Neue Light"/>
          <w:sz w:val="21"/>
          <w:szCs w:val="21"/>
          <w:lang w:val="es-419"/>
        </w:rPr>
        <w:t>Cedente y Cesionario, conjuntamente las Partes.</w:t>
      </w:r>
    </w:p>
    <w:p w14:paraId="7DA39080" w14:textId="23185923" w:rsidR="007A79B4" w:rsidRDefault="00F310BF" w:rsidP="0090561C">
      <w:pPr>
        <w:jc w:val="both"/>
        <w:rPr>
          <w:rFonts w:ascii="Helvetica Neue Light" w:hAnsi="Helvetica Neue Light"/>
          <w:sz w:val="21"/>
          <w:szCs w:val="21"/>
          <w:lang w:val="es-419"/>
        </w:rPr>
      </w:pPr>
      <w:r w:rsidRPr="00F310BF">
        <w:rPr>
          <w:rFonts w:ascii="Helvetica Neue Light" w:hAnsi="Helvetica Neue Light"/>
          <w:sz w:val="21"/>
          <w:szCs w:val="21"/>
          <w:lang w:val="es-419"/>
        </w:rPr>
        <w:t>EXPONEN (i) Que el marco aplicable es el Real Decreto 36/2023, de 24 de enero, la Orden TED/815/2023, de 18 de julio, y la Directiva 2012/27/UE, y sus normas de desarrollo o sustitución (el Marco CAE). (</w:t>
      </w:r>
      <w:proofErr w:type="spellStart"/>
      <w:r w:rsidRPr="00F310BF">
        <w:rPr>
          <w:rFonts w:ascii="Helvetica Neue Light" w:hAnsi="Helvetica Neue Light"/>
          <w:sz w:val="21"/>
          <w:szCs w:val="21"/>
          <w:lang w:val="es-419"/>
        </w:rPr>
        <w:t>ii</w:t>
      </w:r>
      <w:proofErr w:type="spellEnd"/>
      <w:r w:rsidRPr="00F310BF">
        <w:rPr>
          <w:rFonts w:ascii="Helvetica Neue Light" w:hAnsi="Helvetica Neue Light"/>
          <w:sz w:val="21"/>
          <w:szCs w:val="21"/>
          <w:lang w:val="es-419"/>
        </w:rPr>
        <w:t>) Que el Cedente ha realizado o realizará una actuación de eficiencia energética generadora de ahorros de energía (la Actuación), descrita en el Anexo I.</w:t>
      </w:r>
      <w:r w:rsidR="007A79B4" w:rsidRPr="007A79B4">
        <w:rPr>
          <w:rFonts w:ascii="Helvetica Neue Light" w:hAnsi="Helvetica Neue Light"/>
          <w:sz w:val="21"/>
          <w:szCs w:val="21"/>
          <w:lang w:val="es-419"/>
        </w:rPr>
        <w:t>(</w:t>
      </w:r>
      <w:proofErr w:type="spellStart"/>
      <w:r w:rsidR="007A79B4" w:rsidRPr="007A79B4">
        <w:rPr>
          <w:rFonts w:ascii="Helvetica Neue Light" w:hAnsi="Helvetica Neue Light"/>
          <w:sz w:val="21"/>
          <w:szCs w:val="21"/>
          <w:lang w:val="es-419"/>
        </w:rPr>
        <w:t>iii</w:t>
      </w:r>
      <w:proofErr w:type="spellEnd"/>
      <w:r w:rsidR="007A79B4" w:rsidRPr="007A79B4">
        <w:rPr>
          <w:rFonts w:ascii="Helvetica Neue Light" w:hAnsi="Helvetica Neue Light"/>
          <w:sz w:val="21"/>
          <w:szCs w:val="21"/>
          <w:lang w:val="es-419"/>
        </w:rPr>
        <w:t>) Que el Cedente desea ceder y el Cesionario adquirir los ahorros de energía derivados de la Actuación para su eventual conversión en Certificados de Ahorro Energético (CAE), en los términos del presente Contrato.</w:t>
      </w:r>
    </w:p>
    <w:p w14:paraId="13F56ABA" w14:textId="77777777" w:rsidR="007A79B4" w:rsidRPr="00F310BF" w:rsidRDefault="007A79B4" w:rsidP="0090561C">
      <w:pPr>
        <w:jc w:val="both"/>
        <w:rPr>
          <w:rFonts w:ascii="Helvetica Neue Light" w:hAnsi="Helvetica Neue Light"/>
          <w:sz w:val="21"/>
          <w:szCs w:val="21"/>
          <w:lang w:val="es-419"/>
        </w:rPr>
      </w:pPr>
    </w:p>
    <w:p w14:paraId="2433030E" w14:textId="77777777" w:rsidR="00F310BF" w:rsidRPr="00F310BF" w:rsidRDefault="00F310BF" w:rsidP="0090561C">
      <w:pPr>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CLÁUSULAS </w:t>
      </w:r>
    </w:p>
    <w:p w14:paraId="29D4E993" w14:textId="4C51F4A4" w:rsidR="000C2FDD" w:rsidRPr="00533293" w:rsidRDefault="00533293" w:rsidP="0090561C">
      <w:pPr>
        <w:numPr>
          <w:ilvl w:val="0"/>
          <w:numId w:val="10"/>
        </w:numPr>
        <w:jc w:val="both"/>
        <w:rPr>
          <w:rFonts w:ascii="Helvetica Neue Light" w:hAnsi="Helvetica Neue Light"/>
          <w:b/>
          <w:bCs/>
          <w:sz w:val="21"/>
          <w:szCs w:val="21"/>
          <w:lang w:val="es-419"/>
        </w:rPr>
      </w:pPr>
      <w:r w:rsidRPr="00533293">
        <w:rPr>
          <w:rFonts w:ascii="Helvetica Neue Light" w:hAnsi="Helvetica Neue Light"/>
          <w:b/>
          <w:bCs/>
          <w:sz w:val="21"/>
          <w:szCs w:val="21"/>
          <w:lang w:val="es-419"/>
        </w:rPr>
        <w:t xml:space="preserve">OBJETO Y CESIÓN </w:t>
      </w:r>
    </w:p>
    <w:p w14:paraId="7FBA33D6" w14:textId="702F90A6" w:rsidR="000C2FDD" w:rsidRDefault="00F310BF" w:rsidP="000C2FDD">
      <w:pPr>
        <w:ind w:left="720"/>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1.1 El Cedente cede en exclusiva al Cesionario, y éste adquiere, la propiedad y posesión de los ahorros de energía finales de la Actuación, expresados en kWh (los Ahorros), para su eventual conversión en CAEs. </w:t>
      </w:r>
    </w:p>
    <w:p w14:paraId="76826998" w14:textId="77777777" w:rsidR="000C2FDD" w:rsidRDefault="00F310BF" w:rsidP="000C2FDD">
      <w:pPr>
        <w:ind w:left="720"/>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1.2 La cesión sólo será válida en territorio español, donde se ha ejecutado o ejecutará la Actuación. </w:t>
      </w:r>
    </w:p>
    <w:p w14:paraId="5408FDA3" w14:textId="256388C3" w:rsidR="00F310BF" w:rsidRDefault="00F310BF" w:rsidP="000C2FDD">
      <w:pPr>
        <w:ind w:left="720"/>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1.3 Desde la firma, el Cedente no podrá ceder a terceros los Ahorros derivados de la Actuación. </w:t>
      </w:r>
    </w:p>
    <w:p w14:paraId="5064EF55" w14:textId="2781E546" w:rsidR="004631CB" w:rsidRPr="00F310BF" w:rsidRDefault="004631CB" w:rsidP="004631CB">
      <w:pPr>
        <w:ind w:left="720"/>
        <w:jc w:val="both"/>
        <w:rPr>
          <w:rFonts w:ascii="Helvetica Neue Light" w:hAnsi="Helvetica Neue Light"/>
          <w:sz w:val="21"/>
          <w:szCs w:val="21"/>
          <w:lang w:val="es-419"/>
        </w:rPr>
      </w:pPr>
      <w:r>
        <w:rPr>
          <w:rFonts w:ascii="Helvetica Neue Light" w:hAnsi="Helvetica Neue Light"/>
          <w:sz w:val="21"/>
          <w:szCs w:val="21"/>
          <w:lang w:val="es-419"/>
        </w:rPr>
        <w:t xml:space="preserve">1.4 </w:t>
      </w:r>
      <w:r w:rsidRPr="003B115F">
        <w:rPr>
          <w:rFonts w:ascii="Helvetica Neue Light" w:hAnsi="Helvetica Neue Light"/>
          <w:sz w:val="21"/>
          <w:szCs w:val="21"/>
          <w:lang w:val="es-419"/>
        </w:rPr>
        <w:t>El Cesionario podrá apoyarse, total o parcialmente, en terceros especializados para la gestión técnica, verificación, tramitación administrativa y, en su caso, comercialización de los Ahorros y/o de los Certificados de Ahorro Energético (CAE) que se deriven de los mismos, sin que ello altere su condición de Cesionario frente al Cedente ni suponga una cesión del presente Contrato.</w:t>
      </w:r>
    </w:p>
    <w:p w14:paraId="6470B5F6" w14:textId="7F022628" w:rsidR="00533293" w:rsidRPr="00533293" w:rsidRDefault="00533293" w:rsidP="0090561C">
      <w:pPr>
        <w:numPr>
          <w:ilvl w:val="0"/>
          <w:numId w:val="10"/>
        </w:numPr>
        <w:jc w:val="both"/>
        <w:rPr>
          <w:rFonts w:ascii="Helvetica Neue Light" w:hAnsi="Helvetica Neue Light"/>
          <w:b/>
          <w:bCs/>
          <w:sz w:val="21"/>
          <w:szCs w:val="21"/>
          <w:lang w:val="es-419"/>
        </w:rPr>
      </w:pPr>
      <w:r w:rsidRPr="00533293">
        <w:rPr>
          <w:rFonts w:ascii="Helvetica Neue Light" w:hAnsi="Helvetica Neue Light"/>
          <w:b/>
          <w:bCs/>
          <w:sz w:val="21"/>
          <w:szCs w:val="21"/>
          <w:lang w:val="es-419"/>
        </w:rPr>
        <w:t xml:space="preserve">PRECIO Y FORMA DE PAGO </w:t>
      </w:r>
    </w:p>
    <w:p w14:paraId="6C6CCF70" w14:textId="2E4C66E0" w:rsidR="00533293" w:rsidRDefault="00F310BF" w:rsidP="00533293">
      <w:pPr>
        <w:ind w:left="720"/>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2.1 Precio unitario provisional:</w:t>
      </w:r>
      <w:r w:rsidR="007A4B7A">
        <w:rPr>
          <w:rFonts w:ascii="Helvetica Neue Light" w:hAnsi="Helvetica Neue Light"/>
          <w:sz w:val="21"/>
          <w:szCs w:val="21"/>
          <w:lang w:val="es-419"/>
        </w:rPr>
        <w:t xml:space="preserve"> </w:t>
      </w:r>
      <w:r w:rsidR="00D669D2" w:rsidRPr="00D669D2">
        <w:rPr>
          <w:rFonts w:ascii="Helvetica Neue Light" w:hAnsi="Helvetica Neue Light"/>
          <w:sz w:val="21"/>
          <w:szCs w:val="21"/>
          <w:lang w:val="es-419"/>
        </w:rPr>
        <w:t xml:space="preserve">0,120 </w:t>
      </w:r>
      <w:r w:rsidRPr="00F310BF">
        <w:rPr>
          <w:rFonts w:ascii="Helvetica Neue Light" w:hAnsi="Helvetica Neue Light"/>
          <w:sz w:val="21"/>
          <w:szCs w:val="21"/>
          <w:lang w:val="es-419"/>
        </w:rPr>
        <w:t xml:space="preserve">€/kWh aplicable al ahorro estimado indicado en el Anexo I. </w:t>
      </w:r>
    </w:p>
    <w:p w14:paraId="628BEEBA" w14:textId="2C012D12" w:rsidR="00271FB6" w:rsidRPr="00271FB6" w:rsidRDefault="007A4B7A" w:rsidP="007B08CB">
      <w:pPr>
        <w:ind w:left="720"/>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2.2 </w:t>
      </w:r>
      <w:r w:rsidRPr="00271FB6">
        <w:rPr>
          <w:rFonts w:ascii="Helvetica Neue Light" w:hAnsi="Helvetica Neue Light"/>
          <w:sz w:val="21"/>
          <w:szCs w:val="21"/>
          <w:lang w:val="es-419"/>
        </w:rPr>
        <w:t>Precio</w:t>
      </w:r>
      <w:r w:rsidR="00271FB6" w:rsidRPr="00271FB6">
        <w:rPr>
          <w:rFonts w:ascii="Helvetica Neue Light" w:hAnsi="Helvetica Neue Light"/>
          <w:sz w:val="21"/>
          <w:szCs w:val="21"/>
          <w:lang w:val="es-419"/>
        </w:rPr>
        <w:t xml:space="preserve"> final: El precio final se calculará sobre el volumen de ahorro de energía finalmente reconocido y publicado por el Coordinador Nacional del Sistema de CAE, de conformidad con la normativa aplicable.</w:t>
      </w:r>
    </w:p>
    <w:p w14:paraId="39041E00" w14:textId="2D52431E" w:rsidR="008100BE" w:rsidRDefault="00271FB6" w:rsidP="00D669D2">
      <w:pPr>
        <w:ind w:left="720"/>
        <w:jc w:val="center"/>
        <w:rPr>
          <w:rFonts w:ascii="Helvetica Neue Light" w:hAnsi="Helvetica Neue Light"/>
          <w:sz w:val="21"/>
          <w:szCs w:val="21"/>
          <w:lang w:val="es-419"/>
        </w:rPr>
      </w:pPr>
      <w:r w:rsidRPr="00271FB6">
        <w:rPr>
          <w:rFonts w:ascii="Helvetica Neue Light" w:hAnsi="Helvetica Neue Light"/>
          <w:sz w:val="21"/>
          <w:szCs w:val="21"/>
          <w:lang w:val="es-419"/>
        </w:rPr>
        <w:lastRenderedPageBreak/>
        <w:t>Precio final = Precio unitario aplicable (€/kWh) × kWh finales emitidos.</w:t>
      </w:r>
    </w:p>
    <w:p w14:paraId="38867CB7" w14:textId="5E93926B" w:rsidR="007B08CB" w:rsidRPr="007B08CB" w:rsidRDefault="00F310BF" w:rsidP="00345B5B">
      <w:pPr>
        <w:ind w:left="720"/>
        <w:jc w:val="both"/>
        <w:rPr>
          <w:rFonts w:ascii="Helvetica Neue Light" w:hAnsi="Helvetica Neue Light"/>
          <w:sz w:val="21"/>
          <w:szCs w:val="21"/>
          <w:lang w:val="es-419"/>
        </w:rPr>
      </w:pPr>
      <w:r w:rsidRPr="00F310BF">
        <w:rPr>
          <w:rFonts w:ascii="Helvetica Neue Light" w:hAnsi="Helvetica Neue Light"/>
          <w:sz w:val="21"/>
          <w:szCs w:val="21"/>
          <w:lang w:val="es-419"/>
        </w:rPr>
        <w:t>2.</w:t>
      </w:r>
      <w:r w:rsidR="00B12B98">
        <w:rPr>
          <w:rFonts w:ascii="Helvetica Neue Light" w:hAnsi="Helvetica Neue Light"/>
          <w:sz w:val="21"/>
          <w:szCs w:val="21"/>
          <w:lang w:val="es-419"/>
        </w:rPr>
        <w:t>3</w:t>
      </w:r>
      <w:r w:rsidR="007B08CB" w:rsidRPr="007B08CB">
        <w:rPr>
          <w:lang w:val="es-ES"/>
        </w:rPr>
        <w:t xml:space="preserve"> </w:t>
      </w:r>
      <w:r w:rsidR="007B08CB" w:rsidRPr="007B08CB">
        <w:rPr>
          <w:rFonts w:ascii="Helvetica Neue Light" w:hAnsi="Helvetica Neue Light"/>
          <w:sz w:val="21"/>
          <w:szCs w:val="21"/>
          <w:lang w:val="es-419"/>
        </w:rPr>
        <w:t>Emisión de factura y pago: una vez emitido e inscrito definitivamente el CAE en el Registro Nacional, en los términos previstos en el artículo 20 de la Orden TED/815/2023, el Cesionario notificará al Cedente para que emita la correspondiente factura por el Precio final.</w:t>
      </w:r>
    </w:p>
    <w:p w14:paraId="208FD8FE" w14:textId="5E64FBC5" w:rsidR="007B08CB" w:rsidRPr="007B08CB" w:rsidRDefault="003266C8" w:rsidP="00345B5B">
      <w:pPr>
        <w:ind w:left="720"/>
        <w:jc w:val="both"/>
        <w:rPr>
          <w:rFonts w:ascii="Helvetica Neue Light" w:hAnsi="Helvetica Neue Light"/>
          <w:sz w:val="21"/>
          <w:szCs w:val="21"/>
          <w:lang w:val="es-419"/>
        </w:rPr>
      </w:pPr>
      <w:r>
        <w:rPr>
          <w:rFonts w:ascii="Helvetica Neue Light" w:hAnsi="Helvetica Neue Light"/>
          <w:sz w:val="21"/>
          <w:szCs w:val="21"/>
          <w:lang w:val="es-419"/>
        </w:rPr>
        <w:t xml:space="preserve">2.4 </w:t>
      </w:r>
      <w:r w:rsidR="007B08CB" w:rsidRPr="007B08CB">
        <w:rPr>
          <w:rFonts w:ascii="Helvetica Neue Light" w:hAnsi="Helvetica Neue Light"/>
          <w:sz w:val="21"/>
          <w:szCs w:val="21"/>
          <w:lang w:val="es-419"/>
        </w:rPr>
        <w:t>El Cesionario se compromete a efectuar el pago en un plazo de treinta (30) días naturales desde la recepción de la factura, mediante transferencia bancaria a la cuenta del Cedente indicada en el Anexo I.</w:t>
      </w:r>
    </w:p>
    <w:p w14:paraId="13AC20E2" w14:textId="2EEE14B1" w:rsidR="00664EFD" w:rsidRDefault="003266C8" w:rsidP="007B08CB">
      <w:pPr>
        <w:ind w:left="720"/>
        <w:jc w:val="both"/>
        <w:rPr>
          <w:rFonts w:ascii="Helvetica Neue Light" w:hAnsi="Helvetica Neue Light"/>
          <w:sz w:val="21"/>
          <w:szCs w:val="21"/>
          <w:lang w:val="es-419"/>
        </w:rPr>
      </w:pPr>
      <w:r>
        <w:rPr>
          <w:rFonts w:ascii="Helvetica Neue Light" w:hAnsi="Helvetica Neue Light"/>
          <w:sz w:val="21"/>
          <w:szCs w:val="21"/>
          <w:lang w:val="es-419"/>
        </w:rPr>
        <w:t xml:space="preserve">2.5 </w:t>
      </w:r>
      <w:r w:rsidR="007B08CB" w:rsidRPr="007B08CB">
        <w:rPr>
          <w:rFonts w:ascii="Helvetica Neue Light" w:hAnsi="Helvetica Neue Light"/>
          <w:sz w:val="21"/>
          <w:szCs w:val="21"/>
          <w:lang w:val="es-419"/>
        </w:rPr>
        <w:t>El pago quedará condicionado a la emisión e inscripción definitiva de los CAE en el Registro Nacional. En caso de revocación o cancelación posterior por causas imputables al Cedente, será de aplicación lo previsto en las cláusulas 6 y 8 del presente Contrato.</w:t>
      </w:r>
    </w:p>
    <w:p w14:paraId="5CC83320" w14:textId="11A277DC" w:rsidR="00B478DA" w:rsidRDefault="003266C8" w:rsidP="00B7178B">
      <w:pPr>
        <w:ind w:left="720"/>
        <w:jc w:val="both"/>
        <w:rPr>
          <w:rFonts w:ascii="Helvetica Neue Light" w:hAnsi="Helvetica Neue Light"/>
          <w:sz w:val="21"/>
          <w:szCs w:val="21"/>
          <w:lang w:val="es-419"/>
        </w:rPr>
      </w:pPr>
      <w:r>
        <w:rPr>
          <w:rFonts w:ascii="Helvetica Neue Light" w:hAnsi="Helvetica Neue Light"/>
          <w:sz w:val="21"/>
          <w:szCs w:val="21"/>
          <w:lang w:val="es-419"/>
        </w:rPr>
        <w:t xml:space="preserve">2.6 </w:t>
      </w:r>
      <w:r w:rsidRPr="003B115F">
        <w:rPr>
          <w:rFonts w:ascii="Helvetica Neue Light" w:hAnsi="Helvetica Neue Light"/>
          <w:sz w:val="21"/>
          <w:szCs w:val="21"/>
          <w:lang w:val="es-419"/>
        </w:rPr>
        <w:t>Las Partes reconocen expresamente que la emisión, validación, inscripción y cuantificación definitiva de los Certificados de Ahorro Energético (CAE) dependen de la verificación técnica correspondiente y del criterio del Coordinador Nacional del Sistema de Certificados de Ahorro Energético, así como de la normativa aplicable en cada momento, no constituyendo en ningún caso una obligación de resultado imputable al Cesionario</w:t>
      </w:r>
      <w:r w:rsidR="00B478DA">
        <w:rPr>
          <w:rFonts w:ascii="Helvetica Neue Light" w:hAnsi="Helvetica Neue Light"/>
          <w:sz w:val="21"/>
          <w:szCs w:val="21"/>
          <w:lang w:val="es-419"/>
        </w:rPr>
        <w:t>.</w:t>
      </w:r>
    </w:p>
    <w:p w14:paraId="796DC95F" w14:textId="15359A7A" w:rsidR="00345B5B" w:rsidRPr="00F310BF" w:rsidRDefault="003266C8" w:rsidP="0003753D">
      <w:pPr>
        <w:ind w:left="720"/>
        <w:jc w:val="both"/>
        <w:rPr>
          <w:rFonts w:ascii="Helvetica Neue Light" w:hAnsi="Helvetica Neue Light"/>
          <w:sz w:val="21"/>
          <w:szCs w:val="21"/>
          <w:lang w:val="es-419"/>
        </w:rPr>
      </w:pPr>
      <w:r w:rsidRPr="003B115F">
        <w:rPr>
          <w:rFonts w:ascii="Helvetica Neue Light" w:hAnsi="Helvetica Neue Light"/>
          <w:sz w:val="21"/>
          <w:szCs w:val="21"/>
          <w:lang w:val="es-419"/>
        </w:rPr>
        <w:t>En consecuencia, el Cesionario únicamente vendrá obligado al pago del Precio final en el supuesto de que el CAE haya sido efectivamente emitido e inscrito en el Registro Nacional correspondiente.</w:t>
      </w:r>
    </w:p>
    <w:p w14:paraId="1AD5F786" w14:textId="7C534911" w:rsidR="00517410" w:rsidRPr="00517410" w:rsidRDefault="00517410" w:rsidP="0090561C">
      <w:pPr>
        <w:numPr>
          <w:ilvl w:val="0"/>
          <w:numId w:val="10"/>
        </w:numPr>
        <w:jc w:val="both"/>
        <w:rPr>
          <w:rFonts w:ascii="Helvetica Neue Light" w:hAnsi="Helvetica Neue Light"/>
          <w:b/>
          <w:bCs/>
          <w:sz w:val="21"/>
          <w:szCs w:val="21"/>
          <w:lang w:val="es-419"/>
        </w:rPr>
      </w:pPr>
      <w:r w:rsidRPr="00517410">
        <w:rPr>
          <w:rFonts w:ascii="Helvetica Neue Light" w:hAnsi="Helvetica Neue Light"/>
          <w:b/>
          <w:bCs/>
          <w:sz w:val="21"/>
          <w:szCs w:val="21"/>
          <w:lang w:val="es-419"/>
        </w:rPr>
        <w:t xml:space="preserve">FINANCIACIÓN PÚBLICA </w:t>
      </w:r>
    </w:p>
    <w:p w14:paraId="378F340D" w14:textId="6E5F9C2C" w:rsidR="00F310BF" w:rsidRPr="0003753D" w:rsidRDefault="00CC61E4" w:rsidP="0003753D">
      <w:pPr>
        <w:ind w:left="720"/>
        <w:jc w:val="both"/>
        <w:rPr>
          <w:rFonts w:ascii="Helvetica Neue Light" w:hAnsi="Helvetica Neue Light"/>
          <w:sz w:val="21"/>
          <w:szCs w:val="21"/>
          <w:lang w:val="es-ES"/>
        </w:rPr>
      </w:pPr>
      <w:r>
        <w:rPr>
          <w:rFonts w:ascii="Helvetica Neue Light" w:hAnsi="Helvetica Neue Light"/>
          <w:sz w:val="21"/>
          <w:szCs w:val="21"/>
          <w:lang w:val="es-419"/>
        </w:rPr>
        <w:t xml:space="preserve">3</w:t>
      </w:r>
      <w:r w:rsidR="00F310BF" w:rsidRPr="00F310BF">
        <w:rPr>
          <w:rFonts w:ascii="Helvetica Neue Light" w:hAnsi="Helvetica Neue Light"/>
          <w:sz w:val="21"/>
          <w:szCs w:val="21"/>
          <w:lang w:val="es-419"/>
        </w:rPr>
        <w:t xml:space="preserve">.1 El Cedente declara </w:t>
      </w:r>
      <w:r w:rsidR="0003753D">
        <w:rPr>
          <w:rFonts w:ascii="Helvetica Neue Light" w:hAnsi="Helvetica Neue Light"/>
          <w:sz w:val="21"/>
          <w:szCs w:val="21"/>
          <w:lang w:val="es-419"/>
        </w:rPr>
        <w:t xml:space="preserve">no haber solicitado</w:t>
      </w:r>
      <w:r w:rsidR="00F310BF" w:rsidRPr="00F310BF">
        <w:rPr>
          <w:rFonts w:ascii="Helvetica Neue Light" w:hAnsi="Helvetica Neue Light"/>
          <w:sz w:val="21"/>
          <w:szCs w:val="21"/>
          <w:lang w:val="es-419"/>
        </w:rPr>
        <w:t xml:space="preserve"> ayudas públicas según Anexo I y se compromete a informar al Cesionario de cualquier ayuda concedida con posterioridad. </w:t>
      </w:r>
    </w:p>
    <w:p w14:paraId="01C84C15" w14:textId="6238B7F4" w:rsidR="0098200F" w:rsidRPr="0098200F" w:rsidRDefault="0098200F" w:rsidP="0090561C">
      <w:pPr>
        <w:numPr>
          <w:ilvl w:val="0"/>
          <w:numId w:val="10"/>
        </w:numPr>
        <w:jc w:val="both"/>
        <w:rPr>
          <w:rFonts w:ascii="Helvetica Neue Light" w:hAnsi="Helvetica Neue Light"/>
          <w:b/>
          <w:bCs/>
          <w:sz w:val="21"/>
          <w:szCs w:val="21"/>
          <w:lang w:val="es-419"/>
        </w:rPr>
      </w:pPr>
      <w:r w:rsidRPr="0098200F">
        <w:rPr>
          <w:rFonts w:ascii="Helvetica Neue Light" w:hAnsi="Helvetica Neue Light"/>
          <w:b/>
          <w:bCs/>
          <w:sz w:val="21"/>
          <w:szCs w:val="21"/>
          <w:lang w:val="es-419"/>
        </w:rPr>
        <w:t xml:space="preserve">DECLARACIONES Y GARANTÍAS DEL CEDENTE </w:t>
      </w:r>
    </w:p>
    <w:p w14:paraId="30972222" w14:textId="793E4590" w:rsidR="006A5BAB" w:rsidRDefault="00CC61E4" w:rsidP="0098200F">
      <w:pPr>
        <w:ind w:left="720"/>
        <w:jc w:val="both"/>
        <w:rPr>
          <w:rFonts w:ascii="Helvetica Neue Light" w:hAnsi="Helvetica Neue Light"/>
          <w:sz w:val="21"/>
          <w:szCs w:val="21"/>
          <w:lang w:val="es-419"/>
        </w:rPr>
      </w:pPr>
      <w:r>
        <w:rPr>
          <w:rFonts w:ascii="Helvetica Neue Light" w:hAnsi="Helvetica Neue Light"/>
          <w:sz w:val="21"/>
          <w:szCs w:val="21"/>
          <w:lang w:val="es-419"/>
        </w:rPr>
        <w:t>4</w:t>
      </w:r>
      <w:r w:rsidR="006A5BAB">
        <w:rPr>
          <w:rFonts w:ascii="Helvetica Neue Light" w:hAnsi="Helvetica Neue Light"/>
          <w:sz w:val="21"/>
          <w:szCs w:val="21"/>
          <w:lang w:val="es-419"/>
        </w:rPr>
        <w:t xml:space="preserve">.1 </w:t>
      </w:r>
      <w:r w:rsidR="00F310BF" w:rsidRPr="00F310BF">
        <w:rPr>
          <w:rFonts w:ascii="Helvetica Neue Light" w:hAnsi="Helvetica Neue Light"/>
          <w:sz w:val="21"/>
          <w:szCs w:val="21"/>
          <w:lang w:val="es-419"/>
        </w:rPr>
        <w:t>El Cedente declara y garantiza, desde la firma y durante la vigencia:</w:t>
      </w:r>
    </w:p>
    <w:p w14:paraId="60C3D10B" w14:textId="1D974D61" w:rsidR="006A5BAB" w:rsidRDefault="00F310BF" w:rsidP="006A5BAB">
      <w:pPr>
        <w:ind w:left="1440"/>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(a) Titularidad y no doble contabilización: es propietario de los Ahorros, que se </w:t>
      </w:r>
      <w:r w:rsidRPr="00CC61E4">
        <w:rPr>
          <w:rFonts w:ascii="Helvetica Neue Light" w:hAnsi="Helvetica Neue Light"/>
          <w:sz w:val="21"/>
          <w:szCs w:val="21"/>
          <w:lang w:val="es-419"/>
        </w:rPr>
        <w:t xml:space="preserve">originan en la Actuación y no han sido previamente cedidos, comprometidos ni contabilizados. </w:t>
      </w:r>
      <w:r w:rsidR="00C620B3" w:rsidRPr="00CC61E4">
        <w:rPr>
          <w:rFonts w:ascii="Helvetica Neue Light" w:hAnsi="Helvetica Neue Light"/>
          <w:sz w:val="21"/>
          <w:szCs w:val="21"/>
          <w:lang w:val="es-419"/>
        </w:rPr>
        <w:t xml:space="preserve">El Cedente declara que el Ahorro tiene origen en la Actuación que ha realizado en sus instalaciones </w:t>
      </w:r>
      <w:r w:rsidR="001F5608" w:rsidRPr="001F5608">
        <w:rPr>
          <w:rFonts w:ascii="Helvetica Neue Light" w:hAnsi="Helvetica Neue Light"/>
          <w:sz w:val="21"/>
          <w:szCs w:val="21"/>
          <w:lang w:val="es-419"/>
        </w:rPr>
        <w:t>y que en ningún caso proviene de una cesión o transmisión anterior en favor del Cedente.</w:t>
      </w:r>
      <w:r w:rsidR="00C620B3" w:rsidRPr="00CC61E4">
        <w:rPr>
          <w:rFonts w:ascii="Helvetica Neue Light" w:hAnsi="Helvetica Neue Light"/>
          <w:sz w:val="21"/>
          <w:szCs w:val="21"/>
          <w:lang w:val="es-419"/>
        </w:rPr>
        <w:t xml:space="preserve"> Adicionalmente, el Cedente manifiesta no haber cedido ni transmitido de ninguna forma, total o parcialmente la propiedad ni la posesión del Ahorro, con anterioridad a la fecha del Contrato.</w:t>
      </w:r>
    </w:p>
    <w:p w14:paraId="107F5D9B" w14:textId="77777777" w:rsidR="006A5BAB" w:rsidRPr="00245AAF" w:rsidRDefault="00F310BF" w:rsidP="006A5BAB">
      <w:pPr>
        <w:ind w:left="1440"/>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(b) Ausencia de cargas: los Ahorros y cualesquiera derechos relacionados se transmiten libres de todo gravamen, prenda, embargo, carga, limitación de dominio, </w:t>
      </w:r>
      <w:r w:rsidRPr="00245AAF">
        <w:rPr>
          <w:rFonts w:ascii="Helvetica Neue Light" w:hAnsi="Helvetica Neue Light"/>
          <w:sz w:val="21"/>
          <w:szCs w:val="21"/>
          <w:lang w:val="es-419"/>
        </w:rPr>
        <w:t xml:space="preserve">derechos de retención o cualesquiera derechos de terceros. </w:t>
      </w:r>
    </w:p>
    <w:p w14:paraId="527B90EB" w14:textId="71A73819" w:rsidR="009E1FAF" w:rsidRPr="009E1FAF" w:rsidRDefault="00F310BF" w:rsidP="009E1FAF">
      <w:pPr>
        <w:pStyle w:val="Prrafodelista"/>
        <w:tabs>
          <w:tab w:val="left" w:pos="851"/>
        </w:tabs>
        <w:spacing w:after="0" w:line="240" w:lineRule="auto"/>
        <w:ind w:left="1440"/>
        <w:jc w:val="both"/>
        <w:rPr>
          <w:rFonts w:ascii="Helvetica Neue Light" w:hAnsi="Helvetica Neue Light"/>
          <w:sz w:val="21"/>
          <w:szCs w:val="21"/>
          <w:lang w:val="es-419"/>
        </w:rPr>
      </w:pPr>
      <w:r w:rsidRPr="00245AAF">
        <w:rPr>
          <w:rFonts w:ascii="Helvetica Neue Light" w:hAnsi="Helvetica Neue Light"/>
          <w:sz w:val="21"/>
          <w:szCs w:val="21"/>
          <w:lang w:val="es-419"/>
        </w:rPr>
        <w:t xml:space="preserve">(c) </w:t>
      </w:r>
      <w:r w:rsidR="009E1FAF" w:rsidRPr="009E1FAF">
        <w:rPr>
          <w:rFonts w:ascii="Helvetica Neue Light" w:hAnsi="Helvetica Neue Light"/>
          <w:sz w:val="21"/>
          <w:szCs w:val="21"/>
          <w:lang w:val="es-419"/>
        </w:rPr>
        <w:t xml:space="preserve">Conformidad regulatoria: El Cedente manifiesta y garantiza que la Actuación y los Ahorros cumplen con los requisitos del Marco CAE y son susceptibles de ser </w:t>
      </w:r>
      <w:r w:rsidR="009E1FAF" w:rsidRPr="009E1FAF">
        <w:rPr>
          <w:rFonts w:ascii="Helvetica Neue Light" w:hAnsi="Helvetica Neue Light"/>
          <w:sz w:val="21"/>
          <w:szCs w:val="21"/>
          <w:lang w:val="es-419"/>
        </w:rPr>
        <w:lastRenderedPageBreak/>
        <w:t>convertidos en Certificados de Ahorro Energético (CAE), constituyendo esta garantía un elemento esencial del Contrato.</w:t>
      </w:r>
    </w:p>
    <w:p w14:paraId="69735884" w14:textId="77777777" w:rsidR="009E1FAF" w:rsidRPr="009E1FAF" w:rsidRDefault="009E1FAF" w:rsidP="009E1FAF">
      <w:pPr>
        <w:pStyle w:val="Prrafodelista"/>
        <w:tabs>
          <w:tab w:val="left" w:pos="851"/>
        </w:tabs>
        <w:spacing w:after="0" w:line="240" w:lineRule="auto"/>
        <w:ind w:left="1440"/>
        <w:jc w:val="both"/>
        <w:rPr>
          <w:rFonts w:ascii="Helvetica Neue Light" w:hAnsi="Helvetica Neue Light"/>
          <w:sz w:val="21"/>
          <w:szCs w:val="21"/>
          <w:lang w:val="es-419"/>
        </w:rPr>
      </w:pPr>
    </w:p>
    <w:p w14:paraId="0917B54B" w14:textId="2F07D732" w:rsidR="009E1FAF" w:rsidRPr="009E1FAF" w:rsidRDefault="00B478DA" w:rsidP="009E1FAF">
      <w:pPr>
        <w:pStyle w:val="Prrafodelista"/>
        <w:tabs>
          <w:tab w:val="left" w:pos="851"/>
        </w:tabs>
        <w:spacing w:after="0" w:line="240" w:lineRule="auto"/>
        <w:ind w:left="1440"/>
        <w:jc w:val="both"/>
        <w:rPr>
          <w:rFonts w:ascii="Helvetica Neue Light" w:hAnsi="Helvetica Neue Light"/>
          <w:sz w:val="21"/>
          <w:szCs w:val="21"/>
          <w:lang w:val="es-419"/>
        </w:rPr>
      </w:pPr>
      <w:r w:rsidRPr="00657E17">
        <w:rPr>
          <w:rFonts w:ascii="Helvetica Neue Light" w:hAnsi="Helvetica Neue Light"/>
          <w:sz w:val="21"/>
          <w:szCs w:val="21"/>
          <w:lang w:val="es-419"/>
        </w:rPr>
        <w:t xml:space="preserve">(d) </w:t>
      </w:r>
      <w:r w:rsidR="00695D31" w:rsidRPr="00695D31">
        <w:rPr>
          <w:rFonts w:ascii="Helvetica Neue Light" w:hAnsi="Helvetica Neue Light"/>
          <w:sz w:val="21"/>
          <w:szCs w:val="21"/>
          <w:lang w:val="es-419"/>
        </w:rPr>
        <w:t>El Cedente responderá frente al Cesionario por cualquier inexactitud, error, omisión o incumplimiento relativo a la Actuación o a los Ahorros cuando dichos hechos le sean imputables y deriven de dolo, fraude, falsedad, negligencia grave o incumplimiento de las obligaciones asumidas en el presente Contrato</w:t>
      </w:r>
      <w:r w:rsidR="009E1FAF" w:rsidRPr="009E1FAF">
        <w:rPr>
          <w:rFonts w:ascii="Helvetica Neue Light" w:hAnsi="Helvetica Neue Light"/>
          <w:sz w:val="21"/>
          <w:szCs w:val="21"/>
          <w:lang w:val="es-419"/>
        </w:rPr>
        <w:t>.</w:t>
      </w:r>
    </w:p>
    <w:p w14:paraId="6D92C2F4" w14:textId="77777777" w:rsidR="009E1FAF" w:rsidRPr="009E1FAF" w:rsidRDefault="009E1FAF" w:rsidP="009E1FAF">
      <w:pPr>
        <w:pStyle w:val="Prrafodelista"/>
        <w:tabs>
          <w:tab w:val="left" w:pos="851"/>
        </w:tabs>
        <w:spacing w:after="0" w:line="240" w:lineRule="auto"/>
        <w:ind w:left="1440"/>
        <w:jc w:val="both"/>
        <w:rPr>
          <w:rFonts w:ascii="Helvetica Neue Light" w:hAnsi="Helvetica Neue Light"/>
          <w:sz w:val="21"/>
          <w:szCs w:val="21"/>
          <w:lang w:val="es-419"/>
        </w:rPr>
      </w:pPr>
    </w:p>
    <w:p w14:paraId="6FD6A015" w14:textId="6CF0FD78" w:rsidR="001E2292" w:rsidRPr="0003753D" w:rsidRDefault="00B478DA" w:rsidP="0003753D">
      <w:pPr>
        <w:pStyle w:val="Prrafodelista"/>
        <w:tabs>
          <w:tab w:val="left" w:pos="851"/>
        </w:tabs>
        <w:spacing w:after="0" w:line="240" w:lineRule="auto"/>
        <w:ind w:left="1440"/>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(e) </w:t>
      </w:r>
      <w:r w:rsidR="009E1FAF" w:rsidRPr="009E1FAF">
        <w:rPr>
          <w:rFonts w:ascii="Helvetica Neue Light" w:hAnsi="Helvetica Neue Light"/>
          <w:sz w:val="21"/>
          <w:szCs w:val="21"/>
          <w:lang w:val="es-419"/>
        </w:rPr>
        <w:t>El Cedente no responderá únicamente en aquellos supuestos en los que el incumplimiento derive exclusivamente de cambios normativos imprevisibles o actuaciones directas de la Administración que no guarden relación con la Actuación ni con la información aportada.</w:t>
      </w:r>
    </w:p>
    <w:p w14:paraId="62C8C6FE" w14:textId="77777777" w:rsidR="00823367" w:rsidRPr="001523A6" w:rsidRDefault="00823367" w:rsidP="00823367">
      <w:pPr>
        <w:pStyle w:val="Prrafodelista"/>
        <w:tabs>
          <w:tab w:val="left" w:pos="851"/>
        </w:tabs>
        <w:spacing w:after="0" w:line="240" w:lineRule="auto"/>
        <w:ind w:left="1440"/>
        <w:jc w:val="both"/>
        <w:rPr>
          <w:rFonts w:ascii="Helvetica Neue Light" w:hAnsi="Helvetica Neue Light"/>
          <w:sz w:val="21"/>
          <w:szCs w:val="21"/>
          <w:lang w:val="es-ES_tradnl"/>
        </w:rPr>
      </w:pPr>
    </w:p>
    <w:p w14:paraId="4C1B988F" w14:textId="631B99CB" w:rsidR="00657E17" w:rsidRPr="00657E17" w:rsidRDefault="00B478DA" w:rsidP="00657E17">
      <w:pPr>
        <w:ind w:left="1440"/>
        <w:jc w:val="both"/>
        <w:rPr>
          <w:rFonts w:ascii="Helvetica Neue Light" w:hAnsi="Helvetica Neue Light"/>
          <w:sz w:val="21"/>
          <w:szCs w:val="21"/>
          <w:lang w:val="es-419"/>
        </w:rPr>
      </w:pPr>
      <w:r w:rsidRPr="00F310BF">
        <w:rPr>
          <w:rFonts w:ascii="Helvetica Neue Light" w:hAnsi="Helvetica Neue Light"/>
          <w:sz w:val="21"/>
          <w:szCs w:val="21"/>
          <w:lang w:val="es-419"/>
        </w:rPr>
        <w:t>(f)</w:t>
      </w:r>
      <w:r>
        <w:rPr>
          <w:rFonts w:ascii="Helvetica Neue Light" w:hAnsi="Helvetica Neue Light"/>
          <w:sz w:val="21"/>
          <w:szCs w:val="21"/>
          <w:lang w:val="es-419"/>
        </w:rPr>
        <w:t xml:space="preserve"> </w:t>
      </w:r>
      <w:r w:rsidR="00F310BF" w:rsidRPr="00657E17">
        <w:rPr>
          <w:rFonts w:ascii="Helvetica Neue Light" w:hAnsi="Helvetica Neue Light"/>
          <w:sz w:val="21"/>
          <w:szCs w:val="21"/>
          <w:lang w:val="es-419"/>
        </w:rPr>
        <w:t xml:space="preserve">Veracidad e integridad: toda la información y documentación aportada es completa, veraz, exacta y no engañosa, y no omite hechos relevantes. </w:t>
      </w:r>
    </w:p>
    <w:p w14:paraId="1B1EEAA2" w14:textId="34E7E9CC" w:rsidR="00657E17" w:rsidRDefault="00B478DA" w:rsidP="00657E17">
      <w:pPr>
        <w:pStyle w:val="Prrafodelista"/>
        <w:tabs>
          <w:tab w:val="left" w:pos="851"/>
        </w:tabs>
        <w:spacing w:after="0" w:line="240" w:lineRule="auto"/>
        <w:ind w:left="1440"/>
        <w:jc w:val="both"/>
        <w:rPr>
          <w:rFonts w:ascii="Helvetica Neue Light" w:hAnsi="Helvetica Neue Light"/>
          <w:sz w:val="21"/>
          <w:szCs w:val="21"/>
          <w:lang w:val="es-419"/>
        </w:rPr>
      </w:pPr>
      <w:r w:rsidRPr="00CC61E4">
        <w:rPr>
          <w:rFonts w:ascii="Helvetica Neue Light" w:hAnsi="Helvetica Neue Light"/>
          <w:sz w:val="21"/>
          <w:szCs w:val="21"/>
          <w:lang w:val="es-419"/>
        </w:rPr>
        <w:t xml:space="preserve">(g) </w:t>
      </w:r>
      <w:r w:rsidR="00F310BF" w:rsidRPr="00F310BF">
        <w:rPr>
          <w:rFonts w:ascii="Helvetica Neue Light" w:hAnsi="Helvetica Neue Light"/>
          <w:sz w:val="21"/>
          <w:szCs w:val="21"/>
          <w:lang w:val="es-419"/>
        </w:rPr>
        <w:t xml:space="preserve">Licencias y legalidad: dispone de permisos, licencias y cumplimiento normativo necesarios para la Actuación. </w:t>
      </w:r>
    </w:p>
    <w:p w14:paraId="16D9F0C3" w14:textId="77777777" w:rsidR="00657E17" w:rsidRPr="00A434BC" w:rsidRDefault="00657E17" w:rsidP="00657E17">
      <w:pPr>
        <w:pStyle w:val="Prrafodelista"/>
        <w:tabs>
          <w:tab w:val="left" w:pos="851"/>
        </w:tabs>
        <w:spacing w:after="0" w:line="240" w:lineRule="auto"/>
        <w:ind w:left="1440"/>
        <w:jc w:val="both"/>
        <w:rPr>
          <w:sz w:val="21"/>
          <w:szCs w:val="21"/>
          <w:lang w:val="es-419"/>
        </w:rPr>
      </w:pPr>
    </w:p>
    <w:p w14:paraId="434AA34C" w14:textId="400103E9" w:rsidR="00CC61E4" w:rsidRDefault="00B478DA" w:rsidP="00657E17">
      <w:pPr>
        <w:ind w:left="1440"/>
        <w:jc w:val="both"/>
        <w:rPr>
          <w:rFonts w:ascii="Helvetica Neue Light" w:hAnsi="Helvetica Neue Light"/>
          <w:sz w:val="21"/>
          <w:szCs w:val="21"/>
          <w:lang w:val="es-419"/>
        </w:rPr>
      </w:pPr>
      <w:r w:rsidRPr="00B25E8E">
        <w:rPr>
          <w:rFonts w:ascii="Helvetica Neue Light" w:hAnsi="Helvetica Neue Light"/>
          <w:sz w:val="21"/>
          <w:szCs w:val="21"/>
          <w:lang w:val="es-419"/>
        </w:rPr>
        <w:t xml:space="preserve">(h) </w:t>
      </w:r>
      <w:r w:rsidR="00F310BF" w:rsidRPr="00F310BF">
        <w:rPr>
          <w:rFonts w:ascii="Helvetica Neue Light" w:hAnsi="Helvetica Neue Light"/>
          <w:sz w:val="21"/>
          <w:szCs w:val="21"/>
          <w:lang w:val="es-419"/>
        </w:rPr>
        <w:t xml:space="preserve">No conflicto: la firma y ejecución de este Contrato no infringe contratos o derechos de terceros. </w:t>
      </w:r>
    </w:p>
    <w:p w14:paraId="6C6DBA24" w14:textId="01FFE275" w:rsidR="00CC61E4" w:rsidRDefault="00CC61E4" w:rsidP="00657E17">
      <w:pPr>
        <w:ind w:left="1440"/>
        <w:jc w:val="both"/>
        <w:rPr>
          <w:rFonts w:ascii="Helvetica Neue Light" w:hAnsi="Helvetica Neue Light"/>
          <w:sz w:val="21"/>
          <w:szCs w:val="21"/>
          <w:lang w:val="es-419"/>
        </w:rPr>
      </w:pPr>
      <w:r w:rsidRPr="00CC61E4">
        <w:rPr>
          <w:rFonts w:ascii="Helvetica Neue Light" w:hAnsi="Helvetica Neue Light"/>
          <w:sz w:val="21"/>
          <w:szCs w:val="21"/>
          <w:lang w:val="es-419"/>
        </w:rPr>
        <w:t>(</w:t>
      </w:r>
      <w:r w:rsidR="00B478DA">
        <w:rPr>
          <w:rFonts w:ascii="Helvetica Neue Light" w:hAnsi="Helvetica Neue Light"/>
          <w:sz w:val="21"/>
          <w:szCs w:val="21"/>
          <w:lang w:val="es-419"/>
        </w:rPr>
        <w:t>i</w:t>
      </w:r>
      <w:r w:rsidRPr="00CC61E4">
        <w:rPr>
          <w:rFonts w:ascii="Helvetica Neue Light" w:hAnsi="Helvetica Neue Light"/>
          <w:sz w:val="21"/>
          <w:szCs w:val="21"/>
          <w:lang w:val="es-419"/>
        </w:rPr>
        <w:t>) Vida útil y mantenimiento: la vida útil de la Actuación es la indicada en el Anexo I y se obliga a mantener activas las medidas generadoras de ahorro durante toda su vida útil, realizando las actuaciones de operación y mantenimiento necesarias para preservar los Ahorros.</w:t>
      </w:r>
    </w:p>
    <w:p w14:paraId="219309C8" w14:textId="7BB35984" w:rsidR="005E6296" w:rsidRPr="00CC61E4" w:rsidRDefault="005E6296" w:rsidP="005E6296">
      <w:pPr>
        <w:ind w:left="1440"/>
        <w:jc w:val="both"/>
        <w:rPr>
          <w:rFonts w:ascii="Helvetica Neue Light" w:hAnsi="Helvetica Neue Light"/>
          <w:sz w:val="21"/>
          <w:szCs w:val="21"/>
          <w:lang w:val="es-419"/>
        </w:rPr>
      </w:pPr>
      <w:r w:rsidRPr="00B25E8E">
        <w:rPr>
          <w:rFonts w:ascii="Helvetica Neue Light" w:hAnsi="Helvetica Neue Light"/>
          <w:sz w:val="21"/>
          <w:szCs w:val="21"/>
          <w:lang w:val="es-419"/>
        </w:rPr>
        <w:t>(</w:t>
      </w:r>
      <w:r>
        <w:rPr>
          <w:rFonts w:ascii="Helvetica Neue Light" w:hAnsi="Helvetica Neue Light"/>
          <w:sz w:val="21"/>
          <w:szCs w:val="21"/>
          <w:lang w:val="es-419"/>
        </w:rPr>
        <w:t>j</w:t>
      </w:r>
      <w:r w:rsidRPr="00B25E8E">
        <w:rPr>
          <w:rFonts w:ascii="Helvetica Neue Light" w:hAnsi="Helvetica Neue Light"/>
          <w:sz w:val="21"/>
          <w:szCs w:val="21"/>
          <w:lang w:val="es-419"/>
        </w:rPr>
        <w:t>) Cesión posterior: El Cedente reconoce que los Ahorros podrán ser cedidos posteriormente a terceros por el Cesionario, y acepta que las garantías y obligaciones asumidas en el presente Contrato se mantendrán vigentes frente a dichos terceros.</w:t>
      </w:r>
    </w:p>
    <w:p w14:paraId="0BCCAB8C" w14:textId="07BBC9E0" w:rsidR="00F310BF" w:rsidRDefault="00F310BF" w:rsidP="00657E17">
      <w:pPr>
        <w:ind w:left="1440"/>
        <w:jc w:val="both"/>
        <w:rPr>
          <w:rFonts w:ascii="Helvetica Neue Light" w:hAnsi="Helvetica Neue Light"/>
          <w:sz w:val="21"/>
          <w:szCs w:val="21"/>
          <w:lang w:val="es-419"/>
        </w:rPr>
      </w:pPr>
      <w:r w:rsidRPr="00F310BF">
        <w:rPr>
          <w:rFonts w:ascii="Helvetica Neue Light" w:hAnsi="Helvetica Neue Light"/>
          <w:sz w:val="21"/>
          <w:szCs w:val="21"/>
          <w:lang w:val="es-419"/>
        </w:rPr>
        <w:t xml:space="preserve">Estas declaraciones son esenciales; su inexactitud faculta al Cesionario a resolver y exigir las consecuencias previstas en las cláusulas </w:t>
      </w:r>
      <w:r w:rsidR="00CC61E4">
        <w:rPr>
          <w:rFonts w:ascii="Helvetica Neue Light" w:hAnsi="Helvetica Neue Light"/>
          <w:sz w:val="21"/>
          <w:szCs w:val="21"/>
          <w:lang w:val="es-419"/>
        </w:rPr>
        <w:t>6</w:t>
      </w:r>
      <w:r w:rsidRPr="00F310BF">
        <w:rPr>
          <w:rFonts w:ascii="Helvetica Neue Light" w:hAnsi="Helvetica Neue Light"/>
          <w:sz w:val="21"/>
          <w:szCs w:val="21"/>
          <w:lang w:val="es-419"/>
        </w:rPr>
        <w:t xml:space="preserve"> y </w:t>
      </w:r>
      <w:r w:rsidR="00CC61E4">
        <w:rPr>
          <w:rFonts w:ascii="Helvetica Neue Light" w:hAnsi="Helvetica Neue Light"/>
          <w:sz w:val="21"/>
          <w:szCs w:val="21"/>
          <w:lang w:val="es-419"/>
        </w:rPr>
        <w:t>8</w:t>
      </w:r>
      <w:r w:rsidRPr="00F310BF">
        <w:rPr>
          <w:rFonts w:ascii="Helvetica Neue Light" w:hAnsi="Helvetica Neue Light"/>
          <w:sz w:val="21"/>
          <w:szCs w:val="21"/>
          <w:lang w:val="es-419"/>
        </w:rPr>
        <w:t xml:space="preserve">. </w:t>
      </w:r>
    </w:p>
    <w:p w14:paraId="507E5AE5" w14:textId="77777777" w:rsidR="00B25E8E" w:rsidRPr="00F310BF" w:rsidRDefault="00B25E8E" w:rsidP="00B25E8E">
      <w:pPr>
        <w:jc w:val="both"/>
        <w:rPr>
          <w:rFonts w:ascii="Helvetica Neue Light" w:hAnsi="Helvetica Neue Light"/>
          <w:sz w:val="21"/>
          <w:szCs w:val="21"/>
          <w:lang w:val="es-419"/>
        </w:rPr>
      </w:pPr>
    </w:p>
    <w:p w14:paraId="2973F1BB" w14:textId="218DD75A" w:rsidR="00EB51F2" w:rsidRPr="00EB51F2" w:rsidRDefault="00EB51F2" w:rsidP="0090561C">
      <w:pPr>
        <w:numPr>
          <w:ilvl w:val="0"/>
          <w:numId w:val="10"/>
        </w:numPr>
        <w:jc w:val="both"/>
        <w:rPr>
          <w:rFonts w:ascii="Helvetica Neue Light" w:hAnsi="Helvetica Neue Light"/>
          <w:b/>
          <w:bCs/>
          <w:sz w:val="21"/>
          <w:szCs w:val="21"/>
          <w:lang w:val="es-419"/>
        </w:rPr>
      </w:pPr>
      <w:r w:rsidRPr="00EB51F2">
        <w:rPr>
          <w:rFonts w:ascii="Helvetica Neue Light" w:hAnsi="Helvetica Neue Light"/>
          <w:b/>
          <w:bCs/>
          <w:sz w:val="21"/>
          <w:szCs w:val="21"/>
          <w:lang w:val="es-419"/>
        </w:rPr>
        <w:t xml:space="preserve">ENTREGA DE DOCUMENTACIÓN Y DEBER DE INFORMACIÓN </w:t>
      </w:r>
    </w:p>
    <w:p w14:paraId="516AB629" w14:textId="3D16305D" w:rsidR="00EB51F2" w:rsidRPr="00C230B8" w:rsidRDefault="00CC61E4" w:rsidP="00EB51F2">
      <w:pPr>
        <w:ind w:left="720"/>
        <w:jc w:val="both"/>
        <w:rPr>
          <w:rFonts w:ascii="Helvetica Neue Light" w:hAnsi="Helvetica Neue Light"/>
          <w:sz w:val="21"/>
          <w:szCs w:val="21"/>
          <w:lang w:val="es-419"/>
        </w:rPr>
      </w:pPr>
      <w:r>
        <w:rPr>
          <w:rFonts w:ascii="Helvetica Neue Light" w:hAnsi="Helvetica Neue Light"/>
          <w:sz w:val="21"/>
          <w:szCs w:val="21"/>
          <w:lang w:val="es-419"/>
        </w:rPr>
        <w:t>5</w:t>
      </w:r>
      <w:r w:rsidR="00F310BF" w:rsidRPr="00F310BF">
        <w:rPr>
          <w:rFonts w:ascii="Helvetica Neue Light" w:hAnsi="Helvetica Neue Light"/>
          <w:sz w:val="21"/>
          <w:szCs w:val="21"/>
          <w:lang w:val="es-419"/>
        </w:rPr>
        <w:t>.1 Entrega inicial: el Cedente entrega con la firma la Documentación Técnica y de soporte</w:t>
      </w:r>
      <w:r w:rsidR="00664EFD">
        <w:rPr>
          <w:rFonts w:ascii="Helvetica Neue Light" w:hAnsi="Helvetica Neue Light"/>
          <w:sz w:val="21"/>
          <w:szCs w:val="21"/>
          <w:lang w:val="es-419"/>
        </w:rPr>
        <w:t xml:space="preserve"> solicitada por el Cesionario para la correcta ejecución del </w:t>
      </w:r>
      <w:r w:rsidR="005630A4">
        <w:rPr>
          <w:rFonts w:ascii="Helvetica Neue Light" w:hAnsi="Helvetica Neue Light"/>
          <w:sz w:val="21"/>
          <w:szCs w:val="21"/>
          <w:lang w:val="es-419"/>
        </w:rPr>
        <w:t>cálculo</w:t>
      </w:r>
      <w:r w:rsidR="00664EFD">
        <w:rPr>
          <w:rFonts w:ascii="Helvetica Neue Light" w:hAnsi="Helvetica Neue Light"/>
          <w:sz w:val="21"/>
          <w:szCs w:val="21"/>
          <w:lang w:val="es-419"/>
        </w:rPr>
        <w:t xml:space="preserve"> de ahorro energético.</w:t>
      </w:r>
      <w:r w:rsidR="00C230B8">
        <w:rPr>
          <w:rFonts w:ascii="Helvetica Neue Light" w:hAnsi="Helvetica Neue Light"/>
          <w:sz w:val="21"/>
          <w:szCs w:val="21"/>
          <w:lang w:val="es-419"/>
        </w:rPr>
        <w:t xml:space="preserve"> </w:t>
      </w:r>
      <w:r w:rsidR="00C230B8" w:rsidRPr="00EC07E6">
        <w:rPr>
          <w:rFonts w:ascii="Helvetica Neue Light" w:hAnsi="Helvetica Neue Light"/>
          <w:sz w:val="21"/>
          <w:szCs w:val="21"/>
          <w:lang w:val="es-419"/>
        </w:rPr>
        <w:t xml:space="preserve">A efectos de provisión de información y documentación, se considerará suficiente su remisión mediante correo electrónico. </w:t>
      </w:r>
      <w:r w:rsidR="00CE450C" w:rsidRPr="00CE450C">
        <w:rPr>
          <w:rFonts w:ascii="Helvetica Neue Light" w:hAnsi="Helvetica Neue Light"/>
          <w:sz w:val="21"/>
          <w:szCs w:val="21"/>
          <w:lang w:val="es-419"/>
        </w:rPr>
        <w:t>El correo electrónico habilitado a tales efectos será el indicado en el Anexo I.</w:t>
      </w:r>
    </w:p>
    <w:p w14:paraId="4584E075" w14:textId="55429A14" w:rsidR="00EB51F2" w:rsidRDefault="00CC61E4" w:rsidP="00EB51F2">
      <w:pPr>
        <w:ind w:left="720"/>
        <w:jc w:val="both"/>
        <w:rPr>
          <w:rFonts w:ascii="Helvetica Neue Light" w:hAnsi="Helvetica Neue Light"/>
          <w:sz w:val="21"/>
          <w:szCs w:val="21"/>
          <w:lang w:val="es-419"/>
        </w:rPr>
      </w:pPr>
      <w:r>
        <w:rPr>
          <w:rFonts w:ascii="Helvetica Neue Light" w:hAnsi="Helvetica Neue Light"/>
          <w:sz w:val="21"/>
          <w:szCs w:val="21"/>
          <w:lang w:val="es-419"/>
        </w:rPr>
        <w:t>5</w:t>
      </w:r>
      <w:r w:rsidR="00F310BF" w:rsidRPr="00F310BF">
        <w:rPr>
          <w:rFonts w:ascii="Helvetica Neue Light" w:hAnsi="Helvetica Neue Light"/>
          <w:sz w:val="21"/>
          <w:szCs w:val="21"/>
          <w:lang w:val="es-419"/>
        </w:rPr>
        <w:t xml:space="preserve">.2 Deber de información continuada: el Cedente proporcionará toda información y documentación adicional razonablemente solicitada por el Cesionario para la verificación, </w:t>
      </w:r>
      <w:r w:rsidR="00F310BF" w:rsidRPr="00F310BF">
        <w:rPr>
          <w:rFonts w:ascii="Helvetica Neue Light" w:hAnsi="Helvetica Neue Light"/>
          <w:sz w:val="21"/>
          <w:szCs w:val="21"/>
          <w:lang w:val="es-419"/>
        </w:rPr>
        <w:lastRenderedPageBreak/>
        <w:t xml:space="preserve">conversión y registro de los CAE, así como para atender requerimientos de autoridades o verificadores. </w:t>
      </w:r>
    </w:p>
    <w:p w14:paraId="438C3C5C" w14:textId="45243848" w:rsidR="00EB51F2" w:rsidRDefault="00CC61E4" w:rsidP="00CC61E4">
      <w:pPr>
        <w:ind w:left="720"/>
        <w:jc w:val="both"/>
        <w:rPr>
          <w:rFonts w:ascii="Helvetica Neue Light" w:hAnsi="Helvetica Neue Light"/>
          <w:sz w:val="21"/>
          <w:szCs w:val="21"/>
          <w:lang w:val="es-419"/>
        </w:rPr>
      </w:pPr>
      <w:r>
        <w:rPr>
          <w:rFonts w:ascii="Helvetica Neue Light" w:hAnsi="Helvetica Neue Light"/>
          <w:sz w:val="21"/>
          <w:szCs w:val="21"/>
          <w:lang w:val="es-419"/>
        </w:rPr>
        <w:t>5</w:t>
      </w:r>
      <w:r w:rsidR="00F310BF" w:rsidRPr="00F310BF">
        <w:rPr>
          <w:rFonts w:ascii="Helvetica Neue Light" w:hAnsi="Helvetica Neue Light"/>
          <w:sz w:val="21"/>
          <w:szCs w:val="21"/>
          <w:lang w:val="es-419"/>
        </w:rPr>
        <w:t>.3 Plazo: el Cedente atenderá cada solicitud de información o documentación en un plazo máximo de 5 días hábiles desde su recepción, salvo plazo inferior impuesto por</w:t>
      </w:r>
      <w:r>
        <w:rPr>
          <w:rFonts w:ascii="Helvetica Neue Light" w:hAnsi="Helvetica Neue Light"/>
          <w:sz w:val="21"/>
          <w:szCs w:val="21"/>
          <w:lang w:val="es-419"/>
        </w:rPr>
        <w:t xml:space="preserve"> </w:t>
      </w:r>
      <w:r w:rsidR="00F310BF" w:rsidRPr="00F310BF">
        <w:rPr>
          <w:rFonts w:ascii="Helvetica Neue Light" w:hAnsi="Helvetica Neue Light"/>
          <w:sz w:val="21"/>
          <w:szCs w:val="21"/>
          <w:lang w:val="es-419"/>
        </w:rPr>
        <w:t xml:space="preserve">autoridad, en cuyo caso el Cedente cumplirá el más exigente. </w:t>
      </w:r>
    </w:p>
    <w:p w14:paraId="3E518405" w14:textId="0D23471F" w:rsidR="00EB51F2" w:rsidRDefault="00CC61E4" w:rsidP="00EB51F2">
      <w:pPr>
        <w:ind w:left="720"/>
        <w:jc w:val="both"/>
        <w:rPr>
          <w:rFonts w:ascii="Helvetica Neue Light" w:hAnsi="Helvetica Neue Light"/>
          <w:sz w:val="21"/>
          <w:szCs w:val="21"/>
          <w:lang w:val="es-419"/>
        </w:rPr>
      </w:pPr>
      <w:r>
        <w:rPr>
          <w:rFonts w:ascii="Helvetica Neue Light" w:hAnsi="Helvetica Neue Light"/>
          <w:sz w:val="21"/>
          <w:szCs w:val="21"/>
          <w:lang w:val="es-419"/>
        </w:rPr>
        <w:t>5</w:t>
      </w:r>
      <w:r w:rsidR="00F310BF" w:rsidRPr="00F310BF">
        <w:rPr>
          <w:rFonts w:ascii="Helvetica Neue Light" w:hAnsi="Helvetica Neue Light"/>
          <w:sz w:val="21"/>
          <w:szCs w:val="21"/>
          <w:lang w:val="es-419"/>
        </w:rPr>
        <w:t xml:space="preserve">.4 Actualizaciones: el Cedente comunicará sin demora cualquier variación relevante que afecte a la Actuación, a los Ahorros o a su convertibilidad, durante toda la vida útil. </w:t>
      </w:r>
    </w:p>
    <w:p w14:paraId="45DDBEA6" w14:textId="465C6419" w:rsidR="00F310BF" w:rsidRPr="00F310BF" w:rsidRDefault="00CC61E4" w:rsidP="00EB51F2">
      <w:pPr>
        <w:ind w:left="720"/>
        <w:jc w:val="both"/>
        <w:rPr>
          <w:rFonts w:ascii="Helvetica Neue Light" w:hAnsi="Helvetica Neue Light"/>
          <w:sz w:val="21"/>
          <w:szCs w:val="21"/>
          <w:lang w:val="es-419"/>
        </w:rPr>
      </w:pPr>
      <w:r>
        <w:rPr>
          <w:rFonts w:ascii="Helvetica Neue Light" w:hAnsi="Helvetica Neue Light"/>
          <w:sz w:val="21"/>
          <w:szCs w:val="21"/>
          <w:lang w:val="es-419"/>
        </w:rPr>
        <w:t>5</w:t>
      </w:r>
      <w:r w:rsidR="00F310BF" w:rsidRPr="00F310BF">
        <w:rPr>
          <w:rFonts w:ascii="Helvetica Neue Light" w:hAnsi="Helvetica Neue Light"/>
          <w:sz w:val="21"/>
          <w:szCs w:val="21"/>
          <w:lang w:val="es-419"/>
        </w:rPr>
        <w:t xml:space="preserve">.5 Colaboración: el Cedente colaborará a su costa en las labores de verificación, auditoría, inspección y subsanación que resulten necesarias. </w:t>
      </w:r>
    </w:p>
    <w:p w14:paraId="64C2CD3B" w14:textId="0AB0CCED" w:rsidR="00513BB5" w:rsidRPr="008F2CFA" w:rsidRDefault="008F2CFA" w:rsidP="0090561C">
      <w:pPr>
        <w:numPr>
          <w:ilvl w:val="0"/>
          <w:numId w:val="10"/>
        </w:numPr>
        <w:jc w:val="both"/>
        <w:rPr>
          <w:rFonts w:ascii="Helvetica Neue Light" w:hAnsi="Helvetica Neue Light"/>
          <w:b/>
          <w:bCs/>
          <w:sz w:val="21"/>
          <w:szCs w:val="21"/>
          <w:lang w:val="es-419"/>
        </w:rPr>
      </w:pPr>
      <w:r w:rsidRPr="008F2CFA">
        <w:rPr>
          <w:rFonts w:ascii="Helvetica Neue Light" w:hAnsi="Helvetica Neue Light"/>
          <w:b/>
          <w:bCs/>
          <w:sz w:val="21"/>
          <w:szCs w:val="21"/>
          <w:lang w:val="es-419"/>
        </w:rPr>
        <w:t xml:space="preserve">FRAUDE, DOLO, FALSEDAD O NEGLIGENCIA </w:t>
      </w:r>
    </w:p>
    <w:p w14:paraId="42E6C3F4" w14:textId="02A6253E" w:rsidR="008F2CFA" w:rsidRDefault="00CC61E4" w:rsidP="00513BB5">
      <w:pPr>
        <w:ind w:left="720"/>
        <w:jc w:val="both"/>
        <w:rPr>
          <w:rFonts w:ascii="Helvetica Neue Light" w:hAnsi="Helvetica Neue Light"/>
          <w:sz w:val="21"/>
          <w:szCs w:val="21"/>
          <w:lang w:val="es-419"/>
        </w:rPr>
      </w:pPr>
      <w:r>
        <w:rPr>
          <w:rFonts w:ascii="Helvetica Neue Light" w:hAnsi="Helvetica Neue Light"/>
          <w:sz w:val="21"/>
          <w:szCs w:val="21"/>
          <w:lang w:val="es-419"/>
        </w:rPr>
        <w:t>6</w:t>
      </w:r>
      <w:r w:rsidR="00F310BF" w:rsidRPr="00F310BF">
        <w:rPr>
          <w:rFonts w:ascii="Helvetica Neue Light" w:hAnsi="Helvetica Neue Light"/>
          <w:sz w:val="21"/>
          <w:szCs w:val="21"/>
          <w:lang w:val="es-419"/>
        </w:rPr>
        <w:t xml:space="preserve">.1 Si la Administración abre expediente de investigación por presunto fraude, falsedad, manipulación, dolo o negligencia </w:t>
      </w:r>
      <w:r w:rsidR="00DD3604">
        <w:rPr>
          <w:rFonts w:ascii="Helvetica Neue Light" w:hAnsi="Helvetica Neue Light"/>
          <w:sz w:val="21"/>
          <w:szCs w:val="21"/>
          <w:lang w:val="es-419"/>
        </w:rPr>
        <w:t xml:space="preserve">grave </w:t>
      </w:r>
      <w:r w:rsidR="00F310BF" w:rsidRPr="00F310BF">
        <w:rPr>
          <w:rFonts w:ascii="Helvetica Neue Light" w:hAnsi="Helvetica Neue Light"/>
          <w:sz w:val="21"/>
          <w:szCs w:val="21"/>
          <w:lang w:val="es-419"/>
        </w:rPr>
        <w:t>que afecte a la validez de los Ahorros o a los CAE, el Cedente: (a) colaborará de forma diligente en la defensa y subsanación</w:t>
      </w:r>
      <w:r w:rsidR="007102B2">
        <w:rPr>
          <w:rFonts w:ascii="Helvetica Neue Light" w:hAnsi="Helvetica Neue Light"/>
          <w:sz w:val="21"/>
          <w:szCs w:val="21"/>
          <w:lang w:val="es-419"/>
        </w:rPr>
        <w:t>, asumiendo únicamente los costes que le correspondan</w:t>
      </w:r>
      <w:r w:rsidR="00F310BF" w:rsidRPr="00F310BF">
        <w:rPr>
          <w:rFonts w:ascii="Helvetica Neue Light" w:hAnsi="Helvetica Neue Light"/>
          <w:sz w:val="21"/>
          <w:szCs w:val="21"/>
          <w:lang w:val="es-419"/>
        </w:rPr>
        <w:t xml:space="preserve">; (b) </w:t>
      </w:r>
      <w:r w:rsidR="007102B2">
        <w:rPr>
          <w:rFonts w:ascii="Helvetica Neue Light" w:hAnsi="Helvetica Neue Light"/>
          <w:sz w:val="21"/>
          <w:szCs w:val="21"/>
          <w:lang w:val="es-419"/>
        </w:rPr>
        <w:t xml:space="preserve">únicamente </w:t>
      </w:r>
      <w:r w:rsidR="00F310BF" w:rsidRPr="00F310BF">
        <w:rPr>
          <w:rFonts w:ascii="Helvetica Neue Light" w:hAnsi="Helvetica Neue Light"/>
          <w:sz w:val="21"/>
          <w:szCs w:val="21"/>
          <w:lang w:val="es-419"/>
        </w:rPr>
        <w:t>asumirá los costes razonables incurridos por el Cesionario (incluyendo verificaciones, peritajes y asistencia legal) cuando el origen sea imputable al Cedente</w:t>
      </w:r>
      <w:r w:rsidR="007102B2">
        <w:rPr>
          <w:rFonts w:ascii="Helvetica Neue Light" w:hAnsi="Helvetica Neue Light"/>
          <w:sz w:val="21"/>
          <w:szCs w:val="21"/>
          <w:lang w:val="es-419"/>
        </w:rPr>
        <w:t xml:space="preserve"> y siempre que dichos costes estén debidamente justificados</w:t>
      </w:r>
      <w:r w:rsidR="00F310BF" w:rsidRPr="00F310BF">
        <w:rPr>
          <w:rFonts w:ascii="Helvetica Neue Light" w:hAnsi="Helvetica Neue Light"/>
          <w:sz w:val="21"/>
          <w:szCs w:val="21"/>
          <w:lang w:val="es-419"/>
        </w:rPr>
        <w:t xml:space="preserve">. </w:t>
      </w:r>
    </w:p>
    <w:p w14:paraId="3042830B" w14:textId="2A911425" w:rsidR="005D1AF2" w:rsidRDefault="00CC61E4" w:rsidP="00513BB5">
      <w:pPr>
        <w:ind w:left="720"/>
        <w:jc w:val="both"/>
        <w:rPr>
          <w:rFonts w:ascii="Helvetica Neue Light" w:hAnsi="Helvetica Neue Light"/>
          <w:sz w:val="21"/>
          <w:szCs w:val="21"/>
          <w:lang w:val="es-419"/>
        </w:rPr>
      </w:pPr>
      <w:r>
        <w:rPr>
          <w:rFonts w:ascii="Helvetica Neue Light" w:hAnsi="Helvetica Neue Light"/>
          <w:sz w:val="21"/>
          <w:szCs w:val="21"/>
          <w:lang w:val="es-419"/>
        </w:rPr>
        <w:t>6</w:t>
      </w:r>
      <w:r w:rsidR="00E34571" w:rsidRPr="00E34571">
        <w:rPr>
          <w:rFonts w:ascii="Helvetica Neue Light" w:hAnsi="Helvetica Neue Light"/>
          <w:sz w:val="21"/>
          <w:szCs w:val="21"/>
          <w:lang w:val="es-419"/>
        </w:rPr>
        <w:t>.2 Si la causa no fuera subsanable, o se revocara o cancelara la inscripción del CAE, o se impusiera una sanción al Cesionario por hechos imputables al Cedente o a su cadena de suministro, el Cedente deberá: (a) restituir las cantidades percibidas correspondientes a los CAE afectados; y (b) indemnizar al Cesionario por los daños y perjuicios efectivamente acreditados y razonablemente justificados que deriven directamente de dichos hechos, incluyendo, en su caso, costes de verificación, subsanación, sustitución de CAE y sanciones administrativas. En caso de dolo, fraude o falsedad, la responsabilidad del Cedente será íntegra.</w:t>
      </w:r>
    </w:p>
    <w:p w14:paraId="66E7C743" w14:textId="3577467B" w:rsidR="00F310BF" w:rsidRDefault="009E0C23" w:rsidP="00236A39">
      <w:pPr>
        <w:ind w:left="720"/>
        <w:jc w:val="both"/>
        <w:rPr>
          <w:rFonts w:ascii="Helvetica Neue Light" w:hAnsi="Helvetica Neue Light"/>
          <w:sz w:val="21"/>
          <w:szCs w:val="21"/>
          <w:lang w:val="es-419"/>
        </w:rPr>
      </w:pPr>
      <w:r w:rsidRPr="009E0C23">
        <w:rPr>
          <w:rFonts w:ascii="Helvetica Neue Light" w:hAnsi="Helvetica Neue Light"/>
          <w:sz w:val="21"/>
          <w:szCs w:val="21"/>
          <w:lang w:val="es-419"/>
        </w:rPr>
        <w:t>6.3 El Cesionario podrá resolver total o parcialmente el Contrato y excluir los expedientes afectados cuando se trate de incumplimientos esenciales imputables al Cedente. La responsabilidad del Cedente será ilimitada únicamente en caso de dolo, fraude o falsedad. Fuera de dichos supuestos, el Cedente responderá exclusivamente por los daños y perjuicios directos, efectivamente acreditados, que deriven de incumplimientos relativos a la validez, veracidad o convertibilidad de los Ahorros.</w:t>
      </w:r>
    </w:p>
    <w:p w14:paraId="775C7DF2" w14:textId="6ABE4FE1" w:rsidR="00B423E9" w:rsidRDefault="00B423E9" w:rsidP="00236A39">
      <w:pPr>
        <w:ind w:left="720"/>
        <w:jc w:val="both"/>
        <w:rPr>
          <w:rFonts w:ascii="Helvetica Neue Light" w:hAnsi="Helvetica Neue Light"/>
          <w:sz w:val="21"/>
          <w:szCs w:val="21"/>
          <w:lang w:val="es-419"/>
        </w:rPr>
      </w:pPr>
      <w:r w:rsidRPr="00B423E9">
        <w:rPr>
          <w:rFonts w:ascii="Helvetica Neue Light" w:hAnsi="Helvetica Neue Light"/>
          <w:sz w:val="21"/>
          <w:szCs w:val="21"/>
          <w:lang w:val="es-419"/>
        </w:rPr>
        <w:t>6.4 En el supuesto de que los Ahorros no lleguen a convertirse en CAE por causas imputables al Cedente, éste deberá restituir íntegramente cualquier cantidad percibida, así como indemnizar los daños y perjuicios ocasionados al Cesionario.</w:t>
      </w:r>
    </w:p>
    <w:p w14:paraId="34A8CAD2" w14:textId="77777777" w:rsidR="00921F59" w:rsidRPr="00B7178B" w:rsidRDefault="00921F59" w:rsidP="00921F59">
      <w:pPr>
        <w:ind w:left="720"/>
        <w:jc w:val="both"/>
        <w:rPr>
          <w:rFonts w:ascii="Helvetica Neue Light" w:hAnsi="Helvetica Neue Light"/>
          <w:sz w:val="21"/>
          <w:szCs w:val="21"/>
          <w:lang w:val="es-419"/>
        </w:rPr>
      </w:pPr>
      <w:r>
        <w:rPr>
          <w:rFonts w:ascii="Helvetica Neue Light" w:hAnsi="Helvetica Neue Light"/>
          <w:sz w:val="21"/>
          <w:szCs w:val="21"/>
          <w:lang w:val="es-419"/>
        </w:rPr>
        <w:t xml:space="preserve">6.5 </w:t>
      </w:r>
      <w:r w:rsidRPr="00B7178B">
        <w:rPr>
          <w:rFonts w:ascii="Helvetica Neue Light" w:hAnsi="Helvetica Neue Light"/>
          <w:sz w:val="21"/>
          <w:szCs w:val="21"/>
          <w:lang w:val="es-419"/>
        </w:rPr>
        <w:t xml:space="preserve">Sin perjuicio de lo dispuesto en los apartados anteriores, el Cedente reconoce y acepta que el Cesionario no será responsable frente al Cedente por denegaciones, reducciones, ajustes o revocaciones de los Certificados de Ahorro Energético (CAE) que traigan causa exclusiva en criterios técnicos o interpretativos del verificador, del Coordinador Nacional del </w:t>
      </w:r>
      <w:r w:rsidRPr="00B7178B">
        <w:rPr>
          <w:rFonts w:ascii="Helvetica Neue Light" w:hAnsi="Helvetica Neue Light"/>
          <w:sz w:val="21"/>
          <w:szCs w:val="21"/>
          <w:lang w:val="es-419"/>
        </w:rPr>
        <w:lastRenderedPageBreak/>
        <w:t>Sistema de Certificados de Ahorro Energético o de la Administración competente, ni por modificaciones normativas o cambios de criterio posteriores a la firma del presente Contrato, siempre que el Cesionario haya actuado de buena fe y con la diligencia razonable exigible.</w:t>
      </w:r>
    </w:p>
    <w:p w14:paraId="4A79B088" w14:textId="2E07C9F1" w:rsidR="00921F59" w:rsidRPr="00B7178B" w:rsidRDefault="00921F59" w:rsidP="00B7178B">
      <w:pPr>
        <w:ind w:left="720"/>
        <w:jc w:val="both"/>
        <w:rPr>
          <w:rFonts w:ascii="Helvetica Neue Light" w:hAnsi="Helvetica Neue Light"/>
          <w:sz w:val="21"/>
          <w:szCs w:val="21"/>
          <w:lang w:val="es-419"/>
        </w:rPr>
      </w:pPr>
      <w:r w:rsidRPr="00B7178B">
        <w:rPr>
          <w:rFonts w:ascii="Helvetica Neue Light" w:hAnsi="Helvetica Neue Light"/>
          <w:sz w:val="21"/>
          <w:szCs w:val="21"/>
          <w:lang w:val="es-419"/>
        </w:rPr>
        <w:t>En ningún caso dichas circunstancias darán derecho al Cedente a exigir indemnización alguna al Cesionario</w:t>
      </w:r>
      <w:r w:rsidR="00B01483">
        <w:rPr>
          <w:rFonts w:ascii="Helvetica Neue Light" w:hAnsi="Helvetica Neue Light"/>
          <w:sz w:val="21"/>
          <w:szCs w:val="21"/>
          <w:lang w:val="es-419"/>
        </w:rPr>
        <w:t>.</w:t>
      </w:r>
    </w:p>
    <w:p w14:paraId="55161984" w14:textId="1491F1B9" w:rsidR="00DC0259" w:rsidRPr="00DC0259" w:rsidRDefault="00DC0259" w:rsidP="00A407E3">
      <w:pPr>
        <w:numPr>
          <w:ilvl w:val="0"/>
          <w:numId w:val="10"/>
        </w:numPr>
        <w:jc w:val="both"/>
        <w:rPr>
          <w:rFonts w:ascii="Helvetica Neue Light" w:hAnsi="Helvetica Neue Light"/>
          <w:b/>
          <w:bCs/>
          <w:sz w:val="21"/>
          <w:szCs w:val="21"/>
          <w:lang w:val="es-419"/>
        </w:rPr>
      </w:pPr>
      <w:r w:rsidRPr="00DC0259">
        <w:rPr>
          <w:rFonts w:ascii="Helvetica Neue Light" w:hAnsi="Helvetica Neue Light"/>
          <w:b/>
          <w:bCs/>
          <w:sz w:val="21"/>
          <w:szCs w:val="21"/>
          <w:lang w:val="es-419"/>
        </w:rPr>
        <w:t xml:space="preserve">VERIFICACIÓN Y AUDITORÍA </w:t>
      </w:r>
    </w:p>
    <w:p w14:paraId="572BCE50" w14:textId="46E806AC" w:rsidR="00E664A7" w:rsidRDefault="00CC61E4" w:rsidP="00E664A7">
      <w:pPr>
        <w:ind w:left="720"/>
        <w:jc w:val="both"/>
        <w:rPr>
          <w:rFonts w:ascii="Helvetica Neue Light" w:hAnsi="Helvetica Neue Light"/>
          <w:sz w:val="21"/>
          <w:szCs w:val="21"/>
          <w:lang w:val="es-419"/>
        </w:rPr>
      </w:pPr>
      <w:r>
        <w:rPr>
          <w:rFonts w:ascii="Helvetica Neue Light" w:hAnsi="Helvetica Neue Light"/>
          <w:sz w:val="21"/>
          <w:szCs w:val="21"/>
          <w:lang w:val="es-419"/>
        </w:rPr>
        <w:t>7</w:t>
      </w:r>
      <w:r w:rsidR="00F310BF" w:rsidRPr="00F310BF">
        <w:rPr>
          <w:rFonts w:ascii="Helvetica Neue Light" w:hAnsi="Helvetica Neue Light"/>
          <w:sz w:val="21"/>
          <w:szCs w:val="21"/>
          <w:lang w:val="es-419"/>
        </w:rPr>
        <w:t xml:space="preserve">.1 El Cesionario podrá verificar los Ahorros por sí, por tercero independiente o mediante los procedimientos del Marco CAE. </w:t>
      </w:r>
    </w:p>
    <w:p w14:paraId="64D430D3" w14:textId="1D4E452A" w:rsidR="00F310BF" w:rsidRPr="00F310BF" w:rsidRDefault="001E07A4" w:rsidP="00E664A7">
      <w:pPr>
        <w:ind w:left="720"/>
        <w:jc w:val="both"/>
        <w:rPr>
          <w:rFonts w:ascii="Helvetica Neue Light" w:hAnsi="Helvetica Neue Light"/>
          <w:sz w:val="21"/>
          <w:szCs w:val="21"/>
          <w:lang w:val="es-419"/>
        </w:rPr>
      </w:pPr>
      <w:r w:rsidRPr="001E07A4">
        <w:rPr>
          <w:rFonts w:ascii="Helvetica Neue Light" w:hAnsi="Helvetica Neue Light"/>
          <w:sz w:val="21"/>
          <w:szCs w:val="21"/>
          <w:lang w:val="es-419"/>
        </w:rPr>
        <w:t>7.2 Si la verificación revela que la información o documentación aportada por el Cedente es incorrecta, incompleta, inexacta o no conforme con el Marco CAE por causas imputables al Cedente, el Cesionario podrá repercutirle los costes razonables y debidamente justificados de verificación, auditoría y subsanación que resulten directamente de dicha circunstancia.</w:t>
      </w:r>
    </w:p>
    <w:p w14:paraId="21DAB8E5" w14:textId="5172E398" w:rsidR="00E664A7" w:rsidRPr="00E664A7" w:rsidRDefault="00E664A7" w:rsidP="0090561C">
      <w:pPr>
        <w:numPr>
          <w:ilvl w:val="0"/>
          <w:numId w:val="10"/>
        </w:numPr>
        <w:jc w:val="both"/>
        <w:rPr>
          <w:rFonts w:ascii="Helvetica Neue Light" w:hAnsi="Helvetica Neue Light"/>
          <w:b/>
          <w:bCs/>
          <w:sz w:val="21"/>
          <w:szCs w:val="21"/>
          <w:lang w:val="es-419"/>
        </w:rPr>
      </w:pPr>
      <w:r w:rsidRPr="00E664A7">
        <w:rPr>
          <w:rFonts w:ascii="Helvetica Neue Light" w:hAnsi="Helvetica Neue Light"/>
          <w:b/>
          <w:bCs/>
          <w:sz w:val="21"/>
          <w:szCs w:val="21"/>
          <w:lang w:val="es-419"/>
        </w:rPr>
        <w:t xml:space="preserve">INCUMPLIMIENTO, SUBSANACIÓN Y RESOLUCIÓN </w:t>
      </w:r>
    </w:p>
    <w:p w14:paraId="07499FAA" w14:textId="5F2889D6" w:rsidR="00CD0003" w:rsidRDefault="004D7AEA" w:rsidP="00E664A7">
      <w:pPr>
        <w:ind w:left="720"/>
        <w:jc w:val="both"/>
        <w:rPr>
          <w:rFonts w:ascii="Helvetica Neue Light" w:hAnsi="Helvetica Neue Light"/>
          <w:sz w:val="21"/>
          <w:szCs w:val="21"/>
          <w:lang w:val="es-419"/>
        </w:rPr>
      </w:pPr>
      <w:r>
        <w:rPr>
          <w:rFonts w:ascii="Helvetica Neue Light" w:hAnsi="Helvetica Neue Light"/>
          <w:sz w:val="21"/>
          <w:szCs w:val="21"/>
          <w:lang w:val="es-419"/>
        </w:rPr>
        <w:t>8</w:t>
      </w:r>
      <w:r w:rsidR="00F310BF" w:rsidRPr="00F310BF">
        <w:rPr>
          <w:rFonts w:ascii="Helvetica Neue Light" w:hAnsi="Helvetica Neue Light"/>
          <w:sz w:val="21"/>
          <w:szCs w:val="21"/>
          <w:lang w:val="es-419"/>
        </w:rPr>
        <w:t xml:space="preserve">.1 Incumplimiento esencial: dará derecho a resolver si no se subsana en </w:t>
      </w:r>
      <w:r w:rsidR="00D57051">
        <w:rPr>
          <w:rFonts w:ascii="Helvetica Neue Light" w:hAnsi="Helvetica Neue Light"/>
          <w:sz w:val="21"/>
          <w:szCs w:val="21"/>
          <w:lang w:val="es-419"/>
        </w:rPr>
        <w:t>quince (</w:t>
      </w:r>
      <w:r w:rsidR="00F310BF" w:rsidRPr="00F310BF">
        <w:rPr>
          <w:rFonts w:ascii="Helvetica Neue Light" w:hAnsi="Helvetica Neue Light"/>
          <w:sz w:val="21"/>
          <w:szCs w:val="21"/>
          <w:lang w:val="es-419"/>
        </w:rPr>
        <w:t>1</w:t>
      </w:r>
      <w:r w:rsidR="00AE0FB5">
        <w:rPr>
          <w:rFonts w:ascii="Helvetica Neue Light" w:hAnsi="Helvetica Neue Light"/>
          <w:sz w:val="21"/>
          <w:szCs w:val="21"/>
          <w:lang w:val="es-419"/>
        </w:rPr>
        <w:t>5</w:t>
      </w:r>
      <w:r w:rsidR="00D57051">
        <w:rPr>
          <w:rFonts w:ascii="Helvetica Neue Light" w:hAnsi="Helvetica Neue Light"/>
          <w:sz w:val="21"/>
          <w:szCs w:val="21"/>
          <w:lang w:val="es-419"/>
        </w:rPr>
        <w:t>)</w:t>
      </w:r>
      <w:r w:rsidR="00F310BF" w:rsidRPr="00F310BF">
        <w:rPr>
          <w:rFonts w:ascii="Helvetica Neue Light" w:hAnsi="Helvetica Neue Light"/>
          <w:sz w:val="21"/>
          <w:szCs w:val="21"/>
          <w:lang w:val="es-419"/>
        </w:rPr>
        <w:t xml:space="preserve"> días hábiles desde requerimiento fehaciente. Son esenciales, entre otras, las obligaciones de las cláusulas 2, </w:t>
      </w:r>
      <w:r>
        <w:rPr>
          <w:rFonts w:ascii="Helvetica Neue Light" w:hAnsi="Helvetica Neue Light"/>
          <w:sz w:val="21"/>
          <w:szCs w:val="21"/>
          <w:lang w:val="es-419"/>
        </w:rPr>
        <w:t>4</w:t>
      </w:r>
      <w:r w:rsidR="00F310BF" w:rsidRPr="00F310BF">
        <w:rPr>
          <w:rFonts w:ascii="Helvetica Neue Light" w:hAnsi="Helvetica Neue Light"/>
          <w:sz w:val="21"/>
          <w:szCs w:val="21"/>
          <w:lang w:val="es-419"/>
        </w:rPr>
        <w:t>, 5</w:t>
      </w:r>
      <w:r>
        <w:rPr>
          <w:rFonts w:ascii="Helvetica Neue Light" w:hAnsi="Helvetica Neue Light"/>
          <w:sz w:val="21"/>
          <w:szCs w:val="21"/>
          <w:lang w:val="es-419"/>
        </w:rPr>
        <w:t xml:space="preserve"> y</w:t>
      </w:r>
      <w:r w:rsidR="00F310BF" w:rsidRPr="00F310BF">
        <w:rPr>
          <w:rFonts w:ascii="Helvetica Neue Light" w:hAnsi="Helvetica Neue Light"/>
          <w:sz w:val="21"/>
          <w:szCs w:val="21"/>
          <w:lang w:val="es-419"/>
        </w:rPr>
        <w:t xml:space="preserve"> 6. </w:t>
      </w:r>
    </w:p>
    <w:p w14:paraId="0B152A93" w14:textId="7A86DDEF" w:rsidR="00C83C57" w:rsidRDefault="004D7AEA" w:rsidP="00E664A7">
      <w:pPr>
        <w:ind w:left="720"/>
        <w:jc w:val="both"/>
        <w:rPr>
          <w:rFonts w:ascii="Helvetica Neue Light" w:hAnsi="Helvetica Neue Light"/>
          <w:sz w:val="21"/>
          <w:szCs w:val="21"/>
          <w:lang w:val="es-419"/>
        </w:rPr>
      </w:pPr>
      <w:r>
        <w:rPr>
          <w:rFonts w:ascii="Helvetica Neue Light" w:hAnsi="Helvetica Neue Light"/>
          <w:sz w:val="21"/>
          <w:szCs w:val="21"/>
          <w:lang w:val="es-419"/>
        </w:rPr>
        <w:t>8</w:t>
      </w:r>
      <w:r w:rsidR="00F310BF" w:rsidRPr="00F310BF">
        <w:rPr>
          <w:rFonts w:ascii="Helvetica Neue Light" w:hAnsi="Helvetica Neue Light"/>
          <w:sz w:val="21"/>
          <w:szCs w:val="21"/>
          <w:lang w:val="es-419"/>
        </w:rPr>
        <w:t>.2 Otras causas: insolvencia, liquidación o cesión del Contrato sin cumplir.</w:t>
      </w:r>
    </w:p>
    <w:p w14:paraId="3B62068A" w14:textId="64514421" w:rsidR="00F310BF" w:rsidRPr="00F310BF" w:rsidRDefault="004D7AEA" w:rsidP="00E664A7">
      <w:pPr>
        <w:ind w:left="720"/>
        <w:jc w:val="both"/>
        <w:rPr>
          <w:rFonts w:ascii="Helvetica Neue Light" w:hAnsi="Helvetica Neue Light"/>
          <w:sz w:val="21"/>
          <w:szCs w:val="21"/>
          <w:lang w:val="es-419"/>
        </w:rPr>
      </w:pPr>
      <w:r>
        <w:rPr>
          <w:rFonts w:ascii="Helvetica Neue Light" w:hAnsi="Helvetica Neue Light"/>
          <w:sz w:val="21"/>
          <w:szCs w:val="21"/>
          <w:lang w:val="es-419"/>
        </w:rPr>
        <w:t>8</w:t>
      </w:r>
      <w:r w:rsidR="00F310BF" w:rsidRPr="00F310BF">
        <w:rPr>
          <w:rFonts w:ascii="Helvetica Neue Light" w:hAnsi="Helvetica Neue Light"/>
          <w:sz w:val="21"/>
          <w:szCs w:val="21"/>
          <w:lang w:val="es-419"/>
        </w:rPr>
        <w:t>.3</w:t>
      </w:r>
      <w:r w:rsidR="001E07A4">
        <w:rPr>
          <w:rFonts w:ascii="Helvetica Neue Light" w:hAnsi="Helvetica Neue Light"/>
          <w:sz w:val="21"/>
          <w:szCs w:val="21"/>
          <w:lang w:val="es-419"/>
        </w:rPr>
        <w:t xml:space="preserve"> </w:t>
      </w:r>
      <w:r w:rsidR="001E07A4" w:rsidRPr="001E07A4">
        <w:rPr>
          <w:rFonts w:ascii="Helvetica Neue Light" w:hAnsi="Helvetica Neue Light"/>
          <w:sz w:val="21"/>
          <w:szCs w:val="21"/>
          <w:lang w:val="es-419"/>
        </w:rPr>
        <w:t>Efectos: la Parte cumplidora podrá reclamar los daños y perjuicios directos, efectivamente acreditados, derivados del incumplimiento de la otra Parte. En caso de dolo, fraude o falsedad, podrán reclamarse todos los daños y perjuicios que legalmente procedan.</w:t>
      </w:r>
    </w:p>
    <w:p w14:paraId="7202247C" w14:textId="448929F0" w:rsidR="00476756" w:rsidRPr="00476756" w:rsidRDefault="00476756" w:rsidP="0090561C">
      <w:pPr>
        <w:numPr>
          <w:ilvl w:val="0"/>
          <w:numId w:val="10"/>
        </w:numPr>
        <w:jc w:val="both"/>
        <w:rPr>
          <w:rFonts w:ascii="Helvetica Neue Light" w:hAnsi="Helvetica Neue Light"/>
          <w:b/>
          <w:bCs/>
          <w:sz w:val="21"/>
          <w:szCs w:val="21"/>
          <w:lang w:val="es-419"/>
        </w:rPr>
      </w:pPr>
      <w:r w:rsidRPr="00476756">
        <w:rPr>
          <w:rFonts w:ascii="Helvetica Neue Light" w:hAnsi="Helvetica Neue Light"/>
          <w:b/>
          <w:bCs/>
          <w:sz w:val="21"/>
          <w:szCs w:val="21"/>
          <w:lang w:val="es-419"/>
        </w:rPr>
        <w:t xml:space="preserve">MISCELÁNEA </w:t>
      </w:r>
    </w:p>
    <w:p w14:paraId="42A26C4C" w14:textId="66978A2A" w:rsidR="000A2C07" w:rsidRPr="000A2C07" w:rsidRDefault="004D7AEA" w:rsidP="000A2C07">
      <w:pPr>
        <w:ind w:left="720"/>
        <w:jc w:val="both"/>
        <w:rPr>
          <w:rFonts w:ascii="Helvetica Neue Light" w:hAnsi="Helvetica Neue Light"/>
          <w:sz w:val="21"/>
          <w:szCs w:val="21"/>
          <w:lang w:val="es-419"/>
        </w:rPr>
      </w:pPr>
      <w:r>
        <w:rPr>
          <w:rFonts w:ascii="Helvetica Neue Light" w:hAnsi="Helvetica Neue Light"/>
          <w:sz w:val="21"/>
          <w:szCs w:val="21"/>
          <w:lang w:val="es-419"/>
        </w:rPr>
        <w:t>9</w:t>
      </w:r>
      <w:r w:rsidR="00F310BF" w:rsidRPr="00F310BF">
        <w:rPr>
          <w:rFonts w:ascii="Helvetica Neue Light" w:hAnsi="Helvetica Neue Light"/>
          <w:sz w:val="21"/>
          <w:szCs w:val="21"/>
          <w:lang w:val="es-419"/>
        </w:rPr>
        <w:t xml:space="preserve">.1 </w:t>
      </w:r>
      <w:r w:rsidR="000A2C07" w:rsidRPr="000A2C07">
        <w:rPr>
          <w:rFonts w:ascii="Helvetica Neue Light" w:hAnsi="Helvetica Neue Light"/>
          <w:sz w:val="21"/>
          <w:szCs w:val="21"/>
          <w:lang w:val="es-419"/>
        </w:rPr>
        <w:t>Fuerza mayor: Ninguna de las Partes será considerada incumplidora de una obligación del presente Contrato cuando el incumplimiento se deba a una causa fuera de su control razonable, incluyendo, a título enunciativo y no limitativo, incendio, inundación, huelga, conflicto laboral, disturbios, escasez de materias primas u otros suministros, retrasos de transportistas, falta de medios de transporte, interrupciones o fallos en el suministro de combustible o electricidad, accidentes, embargo, bloqueo, insurrección, guerra, declarada o no, o disposición administrativa (el “Evento de Fuerza Mayor”).</w:t>
      </w:r>
    </w:p>
    <w:p w14:paraId="5CE94F2E" w14:textId="0D079BA1" w:rsidR="000A2C07" w:rsidRPr="000A2C07" w:rsidRDefault="000A2C07" w:rsidP="00DF2856">
      <w:pPr>
        <w:ind w:left="720"/>
        <w:jc w:val="both"/>
        <w:rPr>
          <w:rFonts w:ascii="Helvetica Neue Light" w:hAnsi="Helvetica Neue Light"/>
          <w:sz w:val="21"/>
          <w:szCs w:val="21"/>
          <w:lang w:val="es-419"/>
        </w:rPr>
      </w:pPr>
      <w:r w:rsidRPr="000A2C07">
        <w:rPr>
          <w:rFonts w:ascii="Helvetica Neue Light" w:hAnsi="Helvetica Neue Light"/>
          <w:sz w:val="21"/>
          <w:szCs w:val="21"/>
          <w:lang w:val="es-419"/>
        </w:rPr>
        <w:t>La Parte afectada por un Evento de Fuerza Mayor deberá notificarlo por escrito a la otra Parte en un plazo máximo de siete (7) días desde que tenga conocimiento del mismo.</w:t>
      </w:r>
    </w:p>
    <w:p w14:paraId="05288812" w14:textId="7D8F70F2" w:rsidR="006658E0" w:rsidRDefault="000A2C07" w:rsidP="000A2C07">
      <w:pPr>
        <w:ind w:left="720"/>
        <w:jc w:val="both"/>
        <w:rPr>
          <w:rFonts w:ascii="Helvetica Neue Light" w:hAnsi="Helvetica Neue Light"/>
          <w:sz w:val="21"/>
          <w:szCs w:val="21"/>
          <w:lang w:val="es-419"/>
        </w:rPr>
      </w:pPr>
      <w:r w:rsidRPr="000A2C07">
        <w:rPr>
          <w:rFonts w:ascii="Helvetica Neue Light" w:hAnsi="Helvetica Neue Light"/>
          <w:sz w:val="21"/>
          <w:szCs w:val="21"/>
          <w:lang w:val="es-419"/>
        </w:rPr>
        <w:t>Si el Evento de Fuerza Mayor se prolongase durante más de noventa (90) días consecutivos, cualquiera de las Partes podrá resolver el Contrato sin responsabilidad.</w:t>
      </w:r>
    </w:p>
    <w:p w14:paraId="29240B37" w14:textId="38BF1199" w:rsidR="006658E0" w:rsidRDefault="004D7AEA" w:rsidP="00476756">
      <w:pPr>
        <w:ind w:left="720"/>
        <w:jc w:val="both"/>
        <w:rPr>
          <w:rFonts w:ascii="Helvetica Neue Light" w:hAnsi="Helvetica Neue Light"/>
          <w:sz w:val="21"/>
          <w:szCs w:val="21"/>
          <w:lang w:val="es-419"/>
        </w:rPr>
      </w:pPr>
      <w:r>
        <w:rPr>
          <w:rFonts w:ascii="Helvetica Neue Light" w:hAnsi="Helvetica Neue Light"/>
          <w:sz w:val="21"/>
          <w:szCs w:val="21"/>
          <w:lang w:val="es-419"/>
        </w:rPr>
        <w:t>9</w:t>
      </w:r>
      <w:r w:rsidR="00F310BF" w:rsidRPr="00F310BF">
        <w:rPr>
          <w:rFonts w:ascii="Helvetica Neue Light" w:hAnsi="Helvetica Neue Light"/>
          <w:sz w:val="21"/>
          <w:szCs w:val="21"/>
          <w:lang w:val="es-419"/>
        </w:rPr>
        <w:t xml:space="preserve">.2 Cómputo de plazos: días hábiles son los no sábados, domingos ni festivos nacionales en España. </w:t>
      </w:r>
    </w:p>
    <w:p w14:paraId="3AA1A796" w14:textId="5B2EDA6A" w:rsidR="00F310BF" w:rsidRPr="00F310BF" w:rsidRDefault="004D7AEA" w:rsidP="00476756">
      <w:pPr>
        <w:ind w:left="720"/>
        <w:jc w:val="both"/>
        <w:rPr>
          <w:rFonts w:ascii="Helvetica Neue Light" w:hAnsi="Helvetica Neue Light"/>
          <w:sz w:val="21"/>
          <w:szCs w:val="21"/>
          <w:lang w:val="es-419"/>
        </w:rPr>
      </w:pPr>
      <w:r>
        <w:rPr>
          <w:rFonts w:ascii="Helvetica Neue Light" w:hAnsi="Helvetica Neue Light"/>
          <w:sz w:val="21"/>
          <w:szCs w:val="21"/>
          <w:lang w:val="es-419"/>
        </w:rPr>
        <w:lastRenderedPageBreak/>
        <w:t>9</w:t>
      </w:r>
      <w:r w:rsidR="00F310BF" w:rsidRPr="00F310BF">
        <w:rPr>
          <w:rFonts w:ascii="Helvetica Neue Light" w:hAnsi="Helvetica Neue Light"/>
          <w:sz w:val="21"/>
          <w:szCs w:val="21"/>
          <w:lang w:val="es-419"/>
        </w:rPr>
        <w:t xml:space="preserve">.3 No renuncia, integridad y separabilidad: la no exigencia no implica renuncia; el Contrato es íntegro; la nulidad parcial no afecta al resto. </w:t>
      </w:r>
    </w:p>
    <w:p w14:paraId="2E07F1DD" w14:textId="797060B2" w:rsidR="006658E0" w:rsidRPr="00CE025C" w:rsidRDefault="00CE025C" w:rsidP="0090561C">
      <w:pPr>
        <w:numPr>
          <w:ilvl w:val="0"/>
          <w:numId w:val="10"/>
        </w:numPr>
        <w:jc w:val="both"/>
        <w:rPr>
          <w:rFonts w:ascii="Helvetica Neue Light" w:hAnsi="Helvetica Neue Light"/>
          <w:b/>
          <w:bCs/>
          <w:sz w:val="21"/>
          <w:szCs w:val="21"/>
          <w:lang w:val="es-419"/>
        </w:rPr>
      </w:pPr>
      <w:r w:rsidRPr="00CE025C">
        <w:rPr>
          <w:rFonts w:ascii="Helvetica Neue Light" w:hAnsi="Helvetica Neue Light"/>
          <w:b/>
          <w:bCs/>
          <w:sz w:val="21"/>
          <w:szCs w:val="21"/>
          <w:lang w:val="es-419"/>
        </w:rPr>
        <w:t xml:space="preserve">CESIONES Y CAMBIOS </w:t>
      </w:r>
    </w:p>
    <w:p w14:paraId="4B1B7F54" w14:textId="79DDD487" w:rsidR="00CE025C" w:rsidRDefault="00F310BF" w:rsidP="006658E0">
      <w:pPr>
        <w:ind w:left="720"/>
        <w:jc w:val="both"/>
        <w:rPr>
          <w:rFonts w:ascii="Helvetica Neue Light" w:hAnsi="Helvetica Neue Light"/>
          <w:sz w:val="21"/>
          <w:szCs w:val="21"/>
          <w:lang w:val="es-419"/>
        </w:rPr>
      </w:pPr>
      <w:r w:rsidRPr="00F310BF">
        <w:rPr>
          <w:rFonts w:ascii="Helvetica Neue Light" w:hAnsi="Helvetica Neue Light"/>
          <w:sz w:val="21"/>
          <w:szCs w:val="21"/>
          <w:lang w:val="es-419"/>
        </w:rPr>
        <w:t>1</w:t>
      </w:r>
      <w:r w:rsidR="004D7AEA">
        <w:rPr>
          <w:rFonts w:ascii="Helvetica Neue Light" w:hAnsi="Helvetica Neue Light"/>
          <w:sz w:val="21"/>
          <w:szCs w:val="21"/>
          <w:lang w:val="es-419"/>
        </w:rPr>
        <w:t>0</w:t>
      </w:r>
      <w:r w:rsidRPr="00F310BF">
        <w:rPr>
          <w:rFonts w:ascii="Helvetica Neue Light" w:hAnsi="Helvetica Neue Light"/>
          <w:sz w:val="21"/>
          <w:szCs w:val="21"/>
          <w:lang w:val="es-419"/>
        </w:rPr>
        <w:t xml:space="preserve">.1 Transmisión de la instalación/Actuación: el Cedente deberá imponer la subrogación del adquirente en las obligaciones que afecten a la Actuación (incluido mantenimiento de medidas y cooperación CAE) y notificarlo al Cesionario. </w:t>
      </w:r>
    </w:p>
    <w:p w14:paraId="2586FB77" w14:textId="324F8455" w:rsidR="007A2074" w:rsidRDefault="00F310BF" w:rsidP="006658E0">
      <w:pPr>
        <w:ind w:left="720"/>
        <w:jc w:val="both"/>
        <w:rPr>
          <w:rFonts w:ascii="Helvetica Neue Light" w:hAnsi="Helvetica Neue Light"/>
          <w:sz w:val="21"/>
          <w:szCs w:val="21"/>
          <w:lang w:val="es-419"/>
        </w:rPr>
      </w:pPr>
      <w:r w:rsidRPr="00F310BF">
        <w:rPr>
          <w:rFonts w:ascii="Helvetica Neue Light" w:hAnsi="Helvetica Neue Light"/>
          <w:sz w:val="21"/>
          <w:szCs w:val="21"/>
          <w:lang w:val="es-419"/>
        </w:rPr>
        <w:t>1</w:t>
      </w:r>
      <w:r w:rsidR="004D7AEA">
        <w:rPr>
          <w:rFonts w:ascii="Helvetica Neue Light" w:hAnsi="Helvetica Neue Light"/>
          <w:sz w:val="21"/>
          <w:szCs w:val="21"/>
          <w:lang w:val="es-419"/>
        </w:rPr>
        <w:t>0</w:t>
      </w:r>
      <w:r w:rsidRPr="00F310BF">
        <w:rPr>
          <w:rFonts w:ascii="Helvetica Neue Light" w:hAnsi="Helvetica Neue Light"/>
          <w:sz w:val="21"/>
          <w:szCs w:val="21"/>
          <w:lang w:val="es-419"/>
        </w:rPr>
        <w:t xml:space="preserve">.2 Reestructuraciones: el Cedente garantizará la subrogación automática de la entidad resultante en las obligaciones. </w:t>
      </w:r>
    </w:p>
    <w:p w14:paraId="50618ADE" w14:textId="57CC58D8" w:rsidR="0090049C" w:rsidRPr="00F05B01" w:rsidRDefault="00F310BF" w:rsidP="0090049C">
      <w:pPr>
        <w:ind w:left="720"/>
        <w:rPr>
          <w:rFonts w:ascii="Helvetica Neue Light" w:hAnsi="Helvetica Neue Light"/>
          <w:sz w:val="21"/>
          <w:szCs w:val="21"/>
          <w:lang w:val="es-ES"/>
        </w:rPr>
      </w:pPr>
      <w:r w:rsidRPr="00F310BF">
        <w:rPr>
          <w:rFonts w:ascii="Helvetica Neue Light" w:hAnsi="Helvetica Neue Light"/>
          <w:sz w:val="21"/>
          <w:szCs w:val="21"/>
          <w:lang w:val="es-419"/>
        </w:rPr>
        <w:t>1</w:t>
      </w:r>
      <w:r w:rsidR="004D7AEA">
        <w:rPr>
          <w:rFonts w:ascii="Helvetica Neue Light" w:hAnsi="Helvetica Neue Light"/>
          <w:sz w:val="21"/>
          <w:szCs w:val="21"/>
          <w:lang w:val="es-419"/>
        </w:rPr>
        <w:t>0</w:t>
      </w:r>
      <w:r w:rsidRPr="00F310BF">
        <w:rPr>
          <w:rFonts w:ascii="Helvetica Neue Light" w:hAnsi="Helvetica Neue Light"/>
          <w:sz w:val="21"/>
          <w:szCs w:val="21"/>
          <w:lang w:val="es-419"/>
        </w:rPr>
        <w:t xml:space="preserve">.3 </w:t>
      </w:r>
      <w:r w:rsidR="0090049C" w:rsidRPr="00F05B01">
        <w:rPr>
          <w:rFonts w:ascii="Helvetica Neue Light" w:hAnsi="Helvetica Neue Light"/>
          <w:sz w:val="21"/>
          <w:szCs w:val="21"/>
          <w:lang w:val="es-ES"/>
        </w:rPr>
        <w:t>Sin perjuicio de cualquier disposición en contrario en el presente Contrato, el Cedente reconoce y acepta que el Cesionario podrá ceder o transmitir a terceros, sin necesidad de recabar el consentimiento del Cedente, los derechos económicos derivados de los Ahorros y/o de los Certificados de Ahorro Energético (CAE), manteniendo en todo caso el Cesionario su posición contractual frente al Cedente.</w:t>
      </w:r>
    </w:p>
    <w:p w14:paraId="491947E8" w14:textId="77777777" w:rsidR="0090049C" w:rsidRPr="00237339" w:rsidRDefault="0090049C" w:rsidP="0090049C">
      <w:pPr>
        <w:ind w:left="720"/>
        <w:jc w:val="both"/>
        <w:rPr>
          <w:rFonts w:ascii="Helvetica Neue Light" w:hAnsi="Helvetica Neue Light"/>
          <w:sz w:val="21"/>
          <w:szCs w:val="21"/>
          <w:lang w:val="es-ES"/>
        </w:rPr>
      </w:pPr>
      <w:r w:rsidRPr="00F05B01">
        <w:rPr>
          <w:rFonts w:ascii="Helvetica Neue Light" w:hAnsi="Helvetica Neue Light"/>
          <w:sz w:val="21"/>
          <w:szCs w:val="21"/>
          <w:lang w:val="es-ES"/>
        </w:rPr>
        <w:t>La cesión del presente Contrato en su totalidad requerirá el consentimiento previo y por escrito de la otra Parte.</w:t>
      </w:r>
    </w:p>
    <w:p w14:paraId="4AE1AB6F" w14:textId="0FA63E63" w:rsidR="00975260" w:rsidRDefault="00DE7F1D" w:rsidP="0090049C">
      <w:pPr>
        <w:ind w:left="720"/>
        <w:jc w:val="both"/>
        <w:rPr>
          <w:rFonts w:ascii="Helvetica Neue Light" w:hAnsi="Helvetica Neue Light"/>
          <w:b/>
          <w:bCs/>
          <w:sz w:val="21"/>
          <w:szCs w:val="21"/>
          <w:lang w:val="es-419"/>
        </w:rPr>
      </w:pPr>
      <w:r w:rsidRPr="00DE7F1D">
        <w:rPr>
          <w:rFonts w:ascii="Helvetica Neue Light" w:hAnsi="Helvetica Neue Light"/>
          <w:b/>
          <w:bCs/>
          <w:sz w:val="21"/>
          <w:szCs w:val="21"/>
          <w:lang w:val="es-419"/>
        </w:rPr>
        <w:t xml:space="preserve">CONFIDENCIALIDAD </w:t>
      </w:r>
    </w:p>
    <w:p w14:paraId="2F1CD75F" w14:textId="27F709EB" w:rsidR="00F310BF" w:rsidRPr="00CF2F65" w:rsidRDefault="00975260" w:rsidP="00CF2F65">
      <w:pPr>
        <w:ind w:left="720"/>
        <w:jc w:val="both"/>
        <w:rPr>
          <w:rFonts w:ascii="Helvetica Neue Light" w:hAnsi="Helvetica Neue Light"/>
          <w:b/>
          <w:bCs/>
          <w:sz w:val="21"/>
          <w:szCs w:val="21"/>
          <w:lang w:val="es-419"/>
        </w:rPr>
      </w:pPr>
      <w:r>
        <w:rPr>
          <w:rFonts w:ascii="Helvetica Neue Light" w:hAnsi="Helvetica Neue Light"/>
          <w:sz w:val="21"/>
          <w:szCs w:val="21"/>
          <w:lang w:val="es-419"/>
        </w:rPr>
        <w:t>1</w:t>
      </w:r>
      <w:r w:rsidR="004D7AEA">
        <w:rPr>
          <w:rFonts w:ascii="Helvetica Neue Light" w:hAnsi="Helvetica Neue Light"/>
          <w:sz w:val="21"/>
          <w:szCs w:val="21"/>
          <w:lang w:val="es-419"/>
        </w:rPr>
        <w:t>1</w:t>
      </w:r>
      <w:r>
        <w:rPr>
          <w:rFonts w:ascii="Helvetica Neue Light" w:hAnsi="Helvetica Neue Light"/>
          <w:sz w:val="21"/>
          <w:szCs w:val="21"/>
          <w:lang w:val="es-419"/>
        </w:rPr>
        <w:t xml:space="preserve">.1 </w:t>
      </w:r>
      <w:r w:rsidR="00F310BF" w:rsidRPr="00975260">
        <w:rPr>
          <w:rFonts w:ascii="Helvetica Neue Light" w:hAnsi="Helvetica Neue Light"/>
          <w:sz w:val="21"/>
          <w:szCs w:val="21"/>
          <w:lang w:val="es-419"/>
        </w:rPr>
        <w:t xml:space="preserve">Las Partes guardarán confidencialidad sobre la información a la que accedan, salvo supuestos de ley o necesidad para ejecutar el Contrato o el Marco CAE. </w:t>
      </w:r>
      <w:r w:rsidRPr="00975260">
        <w:rPr>
          <w:rFonts w:ascii="Helvetica Neue Light" w:hAnsi="Helvetica Neue Light"/>
          <w:sz w:val="21"/>
          <w:szCs w:val="21"/>
          <w:lang w:val="es-ES"/>
        </w:rPr>
        <w:t xml:space="preserve">El </w:t>
      </w:r>
      <w:r w:rsidRPr="00975260">
        <w:rPr>
          <w:rFonts w:ascii="Helvetica Neue Light" w:hAnsi="Helvetica Neue Light" w:cs="Calibri"/>
          <w:color w:val="000000" w:themeColor="text1"/>
          <w:sz w:val="21"/>
          <w:szCs w:val="21"/>
          <w:lang w:val="es-ES"/>
        </w:rPr>
        <w:t>término información confidencial abarca cualquier tipo de información reservada, secreta o sensible a la que las Partes tengan acceso en relación con la ejecución del Contrato o con las actividades empresariales de éstas (en adelante, Información Confidencial</w:t>
      </w:r>
      <w:r w:rsidRPr="00975260">
        <w:rPr>
          <w:rFonts w:ascii="Helvetica Neue Light" w:hAnsi="Helvetica Neue Light"/>
          <w:sz w:val="21"/>
          <w:szCs w:val="21"/>
          <w:lang w:val="es-ES"/>
        </w:rPr>
        <w:t>).</w:t>
      </w:r>
    </w:p>
    <w:p w14:paraId="778F26F0" w14:textId="4BA30A20" w:rsidR="00CF2F65" w:rsidRPr="00B135F7" w:rsidRDefault="00B135F7" w:rsidP="0090561C">
      <w:pPr>
        <w:numPr>
          <w:ilvl w:val="0"/>
          <w:numId w:val="10"/>
        </w:numPr>
        <w:jc w:val="both"/>
        <w:rPr>
          <w:rFonts w:ascii="Helvetica Neue Light" w:hAnsi="Helvetica Neue Light"/>
          <w:b/>
          <w:bCs/>
          <w:sz w:val="21"/>
          <w:szCs w:val="21"/>
          <w:lang w:val="es-419"/>
        </w:rPr>
      </w:pPr>
      <w:r w:rsidRPr="00B135F7">
        <w:rPr>
          <w:rFonts w:ascii="Helvetica Neue Light" w:hAnsi="Helvetica Neue Light"/>
          <w:b/>
          <w:bCs/>
          <w:sz w:val="21"/>
          <w:szCs w:val="21"/>
          <w:lang w:val="es-419"/>
        </w:rPr>
        <w:t xml:space="preserve">PROTECCIÓN DE DATOS </w:t>
      </w:r>
    </w:p>
    <w:p w14:paraId="5C961898" w14:textId="3B0A6C12" w:rsidR="005110BD" w:rsidRDefault="005110BD" w:rsidP="005110BD">
      <w:pPr>
        <w:spacing w:after="0" w:line="240" w:lineRule="auto"/>
        <w:ind w:left="720"/>
        <w:jc w:val="both"/>
        <w:rPr>
          <w:rFonts w:ascii="Helvetica Neue Light" w:hAnsi="Helvetica Neue Light"/>
          <w:sz w:val="21"/>
          <w:szCs w:val="21"/>
          <w:lang w:val="es-ES"/>
        </w:rPr>
      </w:pPr>
      <w:r w:rsidRPr="4BFA592B">
        <w:rPr>
          <w:rFonts w:ascii="Helvetica Neue Light" w:hAnsi="Helvetica Neue Light"/>
          <w:sz w:val="21"/>
          <w:szCs w:val="21"/>
          <w:lang w:val="es-ES"/>
        </w:rPr>
        <w:t>1</w:t>
      </w:r>
      <w:r w:rsidR="004D7AEA" w:rsidRPr="4BFA592B">
        <w:rPr>
          <w:rFonts w:ascii="Helvetica Neue Light" w:hAnsi="Helvetica Neue Light"/>
          <w:sz w:val="21"/>
          <w:szCs w:val="21"/>
          <w:lang w:val="es-ES"/>
        </w:rPr>
        <w:t>2</w:t>
      </w:r>
      <w:r w:rsidRPr="4BFA592B">
        <w:rPr>
          <w:rFonts w:ascii="Helvetica Neue Light" w:hAnsi="Helvetica Neue Light"/>
          <w:sz w:val="21"/>
          <w:szCs w:val="21"/>
          <w:lang w:val="es-ES"/>
        </w:rPr>
        <w:t>.1</w:t>
      </w:r>
      <w:r w:rsidR="00706830" w:rsidRPr="00706830">
        <w:rPr>
          <w:rFonts w:ascii="Helvetica Neue Light" w:hAnsi="Helvetica Neue Light"/>
          <w:sz w:val="21"/>
          <w:szCs w:val="21"/>
          <w:lang w:val="es-ES"/>
        </w:rPr>
        <w:t xml:space="preserve"> Las Partes se comprometen a cumplir con las disposiciones del Reglamento General de Protección de Datos (RGPD), la Ley Orgánica 3/2018, de 5 de diciembre, así como cuantas otras normas legales o reglamentarias desarrollen, complementen o sustituyan a las anteriores en este ámbito.</w:t>
      </w:r>
    </w:p>
    <w:p w14:paraId="633DAF0F" w14:textId="77777777" w:rsidR="005110BD" w:rsidRPr="005110BD" w:rsidRDefault="005110BD" w:rsidP="005110BD">
      <w:pPr>
        <w:spacing w:after="0" w:line="240" w:lineRule="auto"/>
        <w:ind w:left="720"/>
        <w:jc w:val="both"/>
        <w:rPr>
          <w:rFonts w:ascii="Helvetica Neue Light" w:hAnsi="Helvetica Neue Light"/>
          <w:bCs/>
          <w:sz w:val="21"/>
          <w:szCs w:val="21"/>
          <w:lang w:val="es-ES_tradnl"/>
        </w:rPr>
      </w:pPr>
    </w:p>
    <w:p w14:paraId="6EB47B23" w14:textId="4D47DB5C" w:rsidR="000B1781" w:rsidRPr="00985F9B" w:rsidRDefault="00985F9B" w:rsidP="0090561C">
      <w:pPr>
        <w:numPr>
          <w:ilvl w:val="0"/>
          <w:numId w:val="10"/>
        </w:numPr>
        <w:jc w:val="both"/>
        <w:rPr>
          <w:rFonts w:ascii="Helvetica Neue Light" w:hAnsi="Helvetica Neue Light"/>
          <w:b/>
          <w:bCs/>
          <w:sz w:val="21"/>
          <w:szCs w:val="21"/>
          <w:lang w:val="es-419"/>
        </w:rPr>
      </w:pPr>
      <w:r w:rsidRPr="00985F9B">
        <w:rPr>
          <w:rFonts w:ascii="Helvetica Neue Light" w:hAnsi="Helvetica Neue Light"/>
          <w:b/>
          <w:bCs/>
          <w:sz w:val="21"/>
          <w:szCs w:val="21"/>
          <w:lang w:val="es-419"/>
        </w:rPr>
        <w:t>NOTIFICACIONES</w:t>
      </w:r>
    </w:p>
    <w:p w14:paraId="337C559F" w14:textId="51BB02A4" w:rsidR="00DF2856" w:rsidRPr="00DF2856" w:rsidRDefault="000B1781" w:rsidP="00DF2856">
      <w:pPr>
        <w:ind w:left="720"/>
        <w:jc w:val="both"/>
        <w:rPr>
          <w:rFonts w:ascii="Helvetica Neue Light" w:hAnsi="Helvetica Neue Light"/>
          <w:sz w:val="21"/>
          <w:szCs w:val="21"/>
          <w:lang w:val="es-419"/>
        </w:rPr>
      </w:pPr>
      <w:r>
        <w:rPr>
          <w:rFonts w:ascii="Helvetica Neue Light" w:hAnsi="Helvetica Neue Light"/>
          <w:sz w:val="21"/>
          <w:szCs w:val="21"/>
          <w:lang w:val="es-419"/>
        </w:rPr>
        <w:t>1</w:t>
      </w:r>
      <w:r w:rsidR="004D7AEA">
        <w:rPr>
          <w:rFonts w:ascii="Helvetica Neue Light" w:hAnsi="Helvetica Neue Light"/>
          <w:sz w:val="21"/>
          <w:szCs w:val="21"/>
          <w:lang w:val="es-419"/>
        </w:rPr>
        <w:t>3.</w:t>
      </w:r>
      <w:r>
        <w:rPr>
          <w:rFonts w:ascii="Helvetica Neue Light" w:hAnsi="Helvetica Neue Light"/>
          <w:sz w:val="21"/>
          <w:szCs w:val="21"/>
          <w:lang w:val="es-419"/>
        </w:rPr>
        <w:t>1</w:t>
      </w:r>
      <w:r w:rsidR="00DF2856">
        <w:rPr>
          <w:rFonts w:ascii="Helvetica Neue Light" w:hAnsi="Helvetica Neue Light"/>
          <w:sz w:val="21"/>
          <w:szCs w:val="21"/>
          <w:lang w:val="es-419"/>
        </w:rPr>
        <w:t xml:space="preserve"> </w:t>
      </w:r>
      <w:r w:rsidR="00DF2856" w:rsidRPr="00DF2856">
        <w:rPr>
          <w:rFonts w:ascii="Helvetica Neue Light" w:hAnsi="Helvetica Neue Light"/>
          <w:sz w:val="21"/>
          <w:szCs w:val="21"/>
          <w:lang w:val="es-419"/>
        </w:rPr>
        <w:t>Salvo que en el presente Contrato se disponga otra cosa, todas las notificaciones, requerimientos o comunicaciones entre las Partes deberán realizarse por escrito y remitirse a las direcciones y contactos indicados en el Anexo I, mediante correo electrónico con acuse de recibo, burofax o cualquier otro medio fehaciente.</w:t>
      </w:r>
    </w:p>
    <w:p w14:paraId="298F8723" w14:textId="43ED8A41" w:rsidR="00F310BF" w:rsidRPr="00F310BF" w:rsidRDefault="00DF2856" w:rsidP="00DF2856">
      <w:pPr>
        <w:ind w:left="720"/>
        <w:jc w:val="both"/>
        <w:rPr>
          <w:rFonts w:ascii="Helvetica Neue Light" w:hAnsi="Helvetica Neue Light"/>
          <w:sz w:val="21"/>
          <w:szCs w:val="21"/>
          <w:lang w:val="es-419"/>
        </w:rPr>
      </w:pPr>
      <w:r w:rsidRPr="00DF2856">
        <w:rPr>
          <w:rFonts w:ascii="Helvetica Neue Light" w:hAnsi="Helvetica Neue Light"/>
          <w:sz w:val="21"/>
          <w:szCs w:val="21"/>
          <w:lang w:val="es-419"/>
        </w:rPr>
        <w:t>Las notificaciones se considerarán recibidas en la fecha de su efectiva entrega o, en caso de correo electrónico, en la fecha en que conste su correcta remisión sin mensaje de error, salvo prueba en contrario.</w:t>
      </w:r>
    </w:p>
    <w:p w14:paraId="34F73920" w14:textId="019EB060" w:rsidR="00CF4C22" w:rsidRPr="00CF4C22" w:rsidRDefault="00CF4C22" w:rsidP="0090561C">
      <w:pPr>
        <w:numPr>
          <w:ilvl w:val="0"/>
          <w:numId w:val="10"/>
        </w:numPr>
        <w:jc w:val="both"/>
        <w:rPr>
          <w:rFonts w:ascii="Helvetica Neue Light" w:hAnsi="Helvetica Neue Light"/>
          <w:b/>
          <w:bCs/>
          <w:sz w:val="21"/>
          <w:szCs w:val="21"/>
          <w:lang w:val="es-419"/>
        </w:rPr>
      </w:pPr>
      <w:r w:rsidRPr="00CF4C22">
        <w:rPr>
          <w:rFonts w:ascii="Helvetica Neue Light" w:hAnsi="Helvetica Neue Light"/>
          <w:b/>
          <w:bCs/>
          <w:sz w:val="21"/>
          <w:szCs w:val="21"/>
          <w:lang w:val="es-419"/>
        </w:rPr>
        <w:t xml:space="preserve">LEY APLICABLE Y RESOLUCIÓN DE DISPUTAS </w:t>
      </w:r>
    </w:p>
    <w:p w14:paraId="05D65E4B" w14:textId="77777777" w:rsidR="004E2F65" w:rsidRDefault="00F310BF" w:rsidP="00CF4C22">
      <w:pPr>
        <w:ind w:left="720"/>
        <w:jc w:val="both"/>
        <w:rPr>
          <w:rFonts w:ascii="Helvetica Neue Light" w:hAnsi="Helvetica Neue Light"/>
          <w:sz w:val="21"/>
          <w:szCs w:val="21"/>
          <w:lang w:val="es-419"/>
        </w:rPr>
      </w:pPr>
      <w:r w:rsidRPr="00F310BF">
        <w:rPr>
          <w:rFonts w:ascii="Helvetica Neue Light" w:hAnsi="Helvetica Neue Light"/>
          <w:sz w:val="21"/>
          <w:szCs w:val="21"/>
          <w:lang w:val="es-419"/>
        </w:rPr>
        <w:lastRenderedPageBreak/>
        <w:t>1</w:t>
      </w:r>
      <w:r w:rsidR="004D7AEA">
        <w:rPr>
          <w:rFonts w:ascii="Helvetica Neue Light" w:hAnsi="Helvetica Neue Light"/>
          <w:sz w:val="21"/>
          <w:szCs w:val="21"/>
          <w:lang w:val="es-419"/>
        </w:rPr>
        <w:t>4</w:t>
      </w:r>
      <w:r w:rsidRPr="00F310BF">
        <w:rPr>
          <w:rFonts w:ascii="Helvetica Neue Light" w:hAnsi="Helvetica Neue Light"/>
          <w:sz w:val="21"/>
          <w:szCs w:val="21"/>
          <w:lang w:val="es-419"/>
        </w:rPr>
        <w:t xml:space="preserve">.1 </w:t>
      </w:r>
      <w:r w:rsidR="00CF4C22" w:rsidRPr="00A434BC">
        <w:rPr>
          <w:rFonts w:ascii="Helvetica Neue Light" w:hAnsi="Helvetica Neue Light"/>
          <w:sz w:val="21"/>
          <w:szCs w:val="21"/>
          <w:lang w:val="es-419"/>
        </w:rPr>
        <w:t>La validez, interpretación y ejecución del presente Contrato se regirá por lo previsto en la legislación española. Las Partes acuerdan expresamente que la Ley Uniforme de Compraventa Internacional de Mercancías</w:t>
      </w:r>
      <w:r w:rsidR="000934F6">
        <w:rPr>
          <w:rFonts w:ascii="Helvetica Neue Light" w:hAnsi="Helvetica Neue Light"/>
          <w:sz w:val="21"/>
          <w:szCs w:val="21"/>
          <w:lang w:val="es-419"/>
        </w:rPr>
        <w:t xml:space="preserve"> </w:t>
      </w:r>
      <w:r w:rsidR="00A94A8D">
        <w:rPr>
          <w:rFonts w:ascii="Helvetica Neue Light" w:hAnsi="Helvetica Neue Light"/>
          <w:sz w:val="21"/>
          <w:szCs w:val="21"/>
          <w:lang w:val="es-419"/>
        </w:rPr>
        <w:t>y</w:t>
      </w:r>
      <w:r w:rsidR="000934F6">
        <w:rPr>
          <w:rFonts w:ascii="Helvetica Neue Light" w:hAnsi="Helvetica Neue Light"/>
          <w:sz w:val="21"/>
          <w:szCs w:val="21"/>
          <w:lang w:val="es-419"/>
        </w:rPr>
        <w:t xml:space="preserve"> la </w:t>
      </w:r>
      <w:r w:rsidR="00A94A8D">
        <w:rPr>
          <w:rFonts w:ascii="Helvetica Neue Light" w:hAnsi="Helvetica Neue Light"/>
          <w:sz w:val="21"/>
          <w:szCs w:val="21"/>
          <w:lang w:val="es-419"/>
        </w:rPr>
        <w:t xml:space="preserve">Convención de las Naciones Unidas sobre los </w:t>
      </w:r>
    </w:p>
    <w:p w14:paraId="02401A7E" w14:textId="0D44073D" w:rsidR="00F310BF" w:rsidRPr="00A434BC" w:rsidRDefault="00A94A8D" w:rsidP="00CF4C22">
      <w:pPr>
        <w:ind w:left="720"/>
        <w:jc w:val="both"/>
        <w:rPr>
          <w:rFonts w:ascii="Helvetica Neue Light" w:hAnsi="Helvetica Neue Light"/>
          <w:sz w:val="21"/>
          <w:szCs w:val="21"/>
          <w:lang w:val="es-419"/>
        </w:rPr>
      </w:pPr>
      <w:r>
        <w:rPr>
          <w:rFonts w:ascii="Helvetica Neue Light" w:hAnsi="Helvetica Neue Light"/>
          <w:sz w:val="21"/>
          <w:szCs w:val="21"/>
          <w:lang w:val="es-419"/>
        </w:rPr>
        <w:t>Contratos de Compraventa Internacional de Mercaderías</w:t>
      </w:r>
      <w:r w:rsidR="00CF4C22" w:rsidRPr="00A434BC">
        <w:rPr>
          <w:rFonts w:ascii="Helvetica Neue Light" w:hAnsi="Helvetica Neue Light"/>
          <w:sz w:val="21"/>
          <w:szCs w:val="21"/>
          <w:lang w:val="es-419"/>
        </w:rPr>
        <w:t xml:space="preserve"> no se aplicará</w:t>
      </w:r>
      <w:r>
        <w:rPr>
          <w:rFonts w:ascii="Helvetica Neue Light" w:hAnsi="Helvetica Neue Light"/>
          <w:sz w:val="21"/>
          <w:szCs w:val="21"/>
          <w:lang w:val="es-419"/>
        </w:rPr>
        <w:t>n</w:t>
      </w:r>
      <w:r w:rsidR="00CF4C22" w:rsidRPr="00A434BC">
        <w:rPr>
          <w:rFonts w:ascii="Helvetica Neue Light" w:hAnsi="Helvetica Neue Light"/>
          <w:sz w:val="21"/>
          <w:szCs w:val="21"/>
          <w:lang w:val="es-419"/>
        </w:rPr>
        <w:t>.</w:t>
      </w:r>
    </w:p>
    <w:p w14:paraId="725C6EB2" w14:textId="68664F6D" w:rsidR="00C22D22" w:rsidRPr="00A434BC" w:rsidRDefault="00C22D22" w:rsidP="00C22D22">
      <w:pPr>
        <w:pStyle w:val="Prrafodelista"/>
        <w:spacing w:after="0" w:line="240" w:lineRule="auto"/>
        <w:ind w:left="709"/>
        <w:jc w:val="both"/>
        <w:rPr>
          <w:rFonts w:ascii="Helvetica Neue Light" w:hAnsi="Helvetica Neue Light"/>
          <w:sz w:val="21"/>
          <w:szCs w:val="21"/>
          <w:lang w:val="es-419"/>
        </w:rPr>
      </w:pPr>
      <w:r w:rsidRPr="00A434BC">
        <w:rPr>
          <w:rFonts w:ascii="Helvetica Neue Light" w:hAnsi="Helvetica Neue Light"/>
          <w:sz w:val="21"/>
          <w:szCs w:val="21"/>
          <w:lang w:val="es-419"/>
        </w:rPr>
        <w:t>1</w:t>
      </w:r>
      <w:r w:rsidR="004D7AEA">
        <w:rPr>
          <w:rFonts w:ascii="Helvetica Neue Light" w:hAnsi="Helvetica Neue Light"/>
          <w:sz w:val="21"/>
          <w:szCs w:val="21"/>
          <w:lang w:val="es-419"/>
        </w:rPr>
        <w:t>4</w:t>
      </w:r>
      <w:r w:rsidRPr="00A434BC">
        <w:rPr>
          <w:rFonts w:ascii="Helvetica Neue Light" w:hAnsi="Helvetica Neue Light"/>
          <w:sz w:val="21"/>
          <w:szCs w:val="21"/>
          <w:lang w:val="es-419"/>
        </w:rPr>
        <w:t xml:space="preserve">.2 En el supuesto de que las Partes no alcanzaran un acuerdo en el referido plazo, la controversia será resuelta definitivamente mediante arbitraje de derecho, administrado por la Corte Civil y Mercantil de Arbitraje con sede en Madrid (“CIMA”), de conformidad con sus estatutos y su reglamento de arbitraje vigentes a la fecha de presentación de la solicitud de arbitraje. El procedimiento arbitral se regirá por la ley española y las Partes se someten a la jurisdicción de los juzgados de </w:t>
      </w:r>
      <w:r w:rsidRPr="00A94A8D">
        <w:rPr>
          <w:rFonts w:ascii="Helvetica Neue Light" w:hAnsi="Helvetica Neue Light"/>
          <w:sz w:val="21"/>
          <w:szCs w:val="21"/>
          <w:lang w:val="es-419"/>
        </w:rPr>
        <w:t>Madrid</w:t>
      </w:r>
      <w:r w:rsidRPr="00A434BC">
        <w:rPr>
          <w:rFonts w:ascii="Helvetica Neue Light" w:hAnsi="Helvetica Neue Light"/>
          <w:sz w:val="21"/>
          <w:szCs w:val="21"/>
          <w:lang w:val="es-419"/>
        </w:rPr>
        <w:t xml:space="preserve"> (España). El tribunal arbitral que se designe a tal efecto estará compuesto por un árbitro y el idioma del arbitraje será el español. La sede del arbitraje será la ciudad de Madrid y el Derecho aplicable, el español. Las Partes acuerdan expresamente que el laudo que emita el tribunal de arbitraje no será impugnable.</w:t>
      </w:r>
    </w:p>
    <w:p w14:paraId="7F8D3AC2" w14:textId="32AEE52A" w:rsidR="00236A39" w:rsidRDefault="00236A39">
      <w:pPr>
        <w:rPr>
          <w:rFonts w:ascii="Helvetica Neue Light" w:hAnsi="Helvetica Neue Light"/>
          <w:sz w:val="21"/>
          <w:szCs w:val="21"/>
          <w:lang w:val="es-419"/>
        </w:rPr>
      </w:pPr>
      <w:r>
        <w:rPr>
          <w:rFonts w:ascii="Helvetica Neue Light" w:hAnsi="Helvetica Neue Light"/>
          <w:sz w:val="21"/>
          <w:szCs w:val="21"/>
          <w:lang w:val="es-419"/>
        </w:rPr>
        <w:br w:type="page"/>
      </w:r>
    </w:p>
    <w:p w14:paraId="7A9A587E" w14:textId="77777777" w:rsidR="00CF4C22" w:rsidRPr="00F310BF" w:rsidRDefault="00CF4C22" w:rsidP="00C22D22">
      <w:pPr>
        <w:jc w:val="both"/>
        <w:rPr>
          <w:rFonts w:ascii="Helvetica Neue Light" w:hAnsi="Helvetica Neue Light"/>
          <w:sz w:val="21"/>
          <w:szCs w:val="21"/>
          <w:lang w:val="es-419"/>
        </w:rPr>
      </w:pPr>
    </w:p>
    <w:p w14:paraId="7840133F" w14:textId="282E98B5" w:rsidR="002F0249" w:rsidRPr="004B52D2" w:rsidRDefault="004B52D2" w:rsidP="004D7AEA">
      <w:pPr>
        <w:jc w:val="both"/>
        <w:rPr>
          <w:rFonts w:ascii="Helvetica Neue Light" w:hAnsi="Helvetica Neue Light"/>
          <w:sz w:val="21"/>
          <w:szCs w:val="21"/>
          <w:lang w:val="es-ES"/>
        </w:rPr>
      </w:pPr>
      <w:r w:rsidRPr="004B52D2">
        <w:rPr>
          <w:rFonts w:ascii="Helvetica Neue Light" w:hAnsi="Helvetica Neue Light"/>
          <w:sz w:val="21"/>
          <w:szCs w:val="21"/>
          <w:lang w:val="es-ES"/>
        </w:rPr>
        <w:t>Y en prueba de conformidad con lo anterior, las Partes firman el presente Contrato y sus documentos anejos, que forman parte integral del mismo, por duplicado en el lugar y fecha que figura en el encabezamiento.</w:t>
      </w:r>
    </w:p>
    <w:tbl>
      <w:tblPr>
        <w:tblStyle w:val="Tablaconcuadrcul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969"/>
      </w:tblGrid>
      <w:tr w:rsidR="004B52D2" w:rsidRPr="00256795" w14:paraId="25A8E60E" w14:textId="77777777" w:rsidTr="004B52D2">
        <w:tc>
          <w:tcPr>
            <w:tcW w:w="5103" w:type="dxa"/>
            <w:hideMark/>
          </w:tcPr>
          <w:p w14:paraId="7F88BA13" w14:textId="10B052F8" w:rsidR="004B52D2" w:rsidRPr="004B52D2" w:rsidRDefault="001C06B6" w:rsidP="004B52D2">
            <w:pPr>
              <w:spacing w:after="200" w:line="276" w:lineRule="auto"/>
              <w:jc w:val="center"/>
              <w:rPr>
                <w:rFonts w:ascii="Helvetica Neue Light" w:hAnsi="Helvetica Neue Light"/>
                <w:sz w:val="21"/>
                <w:szCs w:val="21"/>
                <w:lang w:val="es-ES"/>
              </w:rPr>
            </w:pPr>
            <w:r w:rsidRPr="00D5378E">
              <w:rPr>
                <w:rFonts w:ascii="Helvetica Neue Light" w:hAnsi="Helvetica Neue Light"/>
                <w:sz w:val="21"/>
                <w:szCs w:val="21"/>
                <w:lang w:val="es-ES"/>
              </w:rPr>
              <w:t>Propietario del Ahorro</w:t>
            </w:r>
          </w:p>
        </w:tc>
        <w:tc>
          <w:tcPr>
            <w:tcW w:w="3969" w:type="dxa"/>
            <w:hideMark/>
          </w:tcPr>
          <w:p w14:paraId="3B577825" w14:textId="1D1A8F9E" w:rsidR="004B52D2" w:rsidRPr="004B52D2" w:rsidRDefault="00256795" w:rsidP="004B52D2">
            <w:pPr>
              <w:spacing w:after="200" w:line="276" w:lineRule="auto"/>
              <w:jc w:val="center"/>
              <w:rPr>
                <w:rFonts w:ascii="Helvetica Neue Light" w:hAnsi="Helvetica Neue Light"/>
                <w:sz w:val="21"/>
                <w:szCs w:val="21"/>
                <w:lang w:val="fr-FR"/>
              </w:rPr>
            </w:pPr>
            <w:r w:rsidRPr="00517C4D">
              <w:rPr>
                <w:rFonts w:ascii="Helvetica Neue Light" w:hAnsi="Helvetica Neue Light"/>
                <w:sz w:val="21"/>
                <w:szCs w:val="21"/>
                <w:lang w:val="fr-FR"/>
              </w:rPr>
              <w:t>NUEVA COMERCIALIZADORA ESPAÑOLA SOCIEDAD LIMITADA</w:t>
            </w:r>
          </w:p>
        </w:tc>
      </w:tr>
      <w:tr w:rsidR="004B52D2" w:rsidRPr="009018E2" w14:paraId="463444FD" w14:textId="77777777" w:rsidTr="004B52D2">
        <w:tc>
          <w:tcPr>
            <w:tcW w:w="5103" w:type="dxa"/>
          </w:tcPr>
          <w:p w14:paraId="3C494F26" w14:textId="77777777" w:rsidR="004B52D2" w:rsidRPr="004B52D2" w:rsidRDefault="004B52D2" w:rsidP="004D7AEA">
            <w:pPr>
              <w:spacing w:after="200" w:line="276" w:lineRule="auto"/>
              <w:rPr>
                <w:rFonts w:ascii="Helvetica Neue Light" w:hAnsi="Helvetica Neue Light"/>
                <w:sz w:val="21"/>
                <w:szCs w:val="21"/>
                <w:lang w:val="fr-FR"/>
              </w:rPr>
            </w:pPr>
          </w:p>
          <w:p w14:paraId="636E4217" w14:textId="77777777" w:rsidR="004B52D2" w:rsidRPr="004B52D2" w:rsidRDefault="004B52D2" w:rsidP="004B52D2">
            <w:pPr>
              <w:spacing w:after="200" w:line="276" w:lineRule="auto"/>
              <w:jc w:val="center"/>
              <w:rPr>
                <w:rFonts w:ascii="Helvetica Neue Light" w:hAnsi="Helvetica Neue Light"/>
                <w:sz w:val="21"/>
                <w:szCs w:val="21"/>
                <w:lang w:val="es-ES"/>
              </w:rPr>
            </w:pPr>
            <w:r w:rsidRPr="004B52D2">
              <w:rPr>
                <w:rFonts w:ascii="Helvetica Neue Light" w:hAnsi="Helvetica Neue Light"/>
                <w:sz w:val="21"/>
                <w:szCs w:val="21"/>
                <w:lang w:val="es-ES"/>
              </w:rPr>
              <w:t xml:space="preserve">_______________________________</w:t>
            </w:r>
          </w:p>
          <w:p w14:paraId="17EA62AC" w14:textId="16296A13" w:rsidR="004B52D2" w:rsidRPr="005C5D42" w:rsidRDefault="004B52D2" w:rsidP="004B52D2">
            <w:pPr>
              <w:spacing w:after="200" w:line="276" w:lineRule="auto"/>
              <w:jc w:val="center"/>
              <w:rPr>
                <w:rFonts w:ascii="Helvetica Neue Light" w:hAnsi="Helvetica Neue Light"/>
                <w:sz w:val="21"/>
                <w:szCs w:val="21"/>
                <w:highlight w:val="yellow"/>
                <w:lang w:val="es-ES"/>
              </w:rPr>
            </w:pPr>
            <w:r w:rsidRPr="004B52D2">
              <w:rPr>
                <w:rFonts w:ascii="Helvetica Neue Light" w:hAnsi="Helvetica Neue Light"/>
                <w:sz w:val="21"/>
                <w:szCs w:val="21"/>
                <w:lang w:val="es-ES"/>
              </w:rPr>
              <w:t xml:space="preserve">D./Dña. </w:t>
            </w:r>
            <w:r w:rsidR="00F80D44" w:rsidRPr="004E2916">
              <w:rPr>
                <w:rFonts w:ascii="Helvetica Neue Light" w:hAnsi="Helvetica Neue Light"/>
                <w:sz w:val="21"/>
                <w:szCs w:val="21"/>
                <w:lang w:val="es-ES"/>
              </w:rPr>
              <w:t xml:space="preserve">RICARDO SANCHEZ BALBUENA</w:t>
            </w:r>
          </w:p>
          <w:p w14:paraId="15D80CB2" w14:textId="374981F2" w:rsidR="004B52D2" w:rsidRPr="004B52D2" w:rsidRDefault="004B52D2" w:rsidP="004B52D2">
            <w:pPr>
              <w:spacing w:after="200" w:line="276" w:lineRule="auto"/>
              <w:jc w:val="center"/>
              <w:rPr>
                <w:rFonts w:ascii="Helvetica Neue Light" w:hAnsi="Helvetica Neue Light"/>
                <w:sz w:val="21"/>
                <w:szCs w:val="21"/>
                <w:lang w:val="es-ES"/>
              </w:rPr>
            </w:pPr>
          </w:p>
        </w:tc>
        <w:tc>
          <w:tcPr>
            <w:tcW w:w="3969" w:type="dxa"/>
          </w:tcPr>
          <w:p w14:paraId="4ED56BBC" w14:textId="77777777" w:rsidR="004B52D2" w:rsidRPr="004B52D2" w:rsidRDefault="004B52D2" w:rsidP="004D7AEA">
            <w:pPr>
              <w:spacing w:after="200" w:line="276" w:lineRule="auto"/>
              <w:rPr>
                <w:rFonts w:ascii="Helvetica Neue Light" w:hAnsi="Helvetica Neue Light"/>
                <w:sz w:val="21"/>
                <w:szCs w:val="21"/>
                <w:lang w:val="es-ES"/>
              </w:rPr>
            </w:pPr>
          </w:p>
          <w:p w14:paraId="6C92F9D0" w14:textId="77777777" w:rsidR="004B52D2" w:rsidRPr="009018E2" w:rsidRDefault="004B52D2" w:rsidP="004B52D2">
            <w:pPr>
              <w:spacing w:after="200" w:line="276" w:lineRule="auto"/>
              <w:jc w:val="center"/>
              <w:rPr>
                <w:rFonts w:ascii="Helvetica Neue Light" w:hAnsi="Helvetica Neue Light"/>
                <w:sz w:val="21"/>
                <w:szCs w:val="21"/>
                <w:lang w:val="es-ES"/>
              </w:rPr>
            </w:pPr>
            <w:r w:rsidRPr="009018E2">
              <w:rPr>
                <w:rFonts w:ascii="Helvetica Neue Light" w:hAnsi="Helvetica Neue Light"/>
                <w:sz w:val="21"/>
                <w:szCs w:val="21"/>
                <w:lang w:val="es-ES"/>
              </w:rPr>
              <w:t>______________________</w:t>
            </w:r>
          </w:p>
          <w:p w14:paraId="7E34F3E2" w14:textId="0F208DF3" w:rsidR="00AD4ADD" w:rsidRPr="005C5D42" w:rsidRDefault="00AD4ADD" w:rsidP="00AD4ADD">
            <w:pPr>
              <w:spacing w:after="200" w:line="276" w:lineRule="auto"/>
              <w:jc w:val="center"/>
              <w:rPr>
                <w:rFonts w:ascii="Helvetica Neue Light" w:hAnsi="Helvetica Neue Light"/>
                <w:sz w:val="21"/>
                <w:szCs w:val="21"/>
                <w:highlight w:val="yellow"/>
                <w:lang w:val="es-ES"/>
              </w:rPr>
            </w:pPr>
            <w:r w:rsidRPr="004B52D2">
              <w:rPr>
                <w:rFonts w:ascii="Helvetica Neue Light" w:hAnsi="Helvetica Neue Light"/>
                <w:sz w:val="21"/>
                <w:szCs w:val="21"/>
                <w:lang w:val="es-ES"/>
              </w:rPr>
              <w:t>D</w:t>
            </w:r>
            <w:r w:rsidR="00442C14">
              <w:rPr>
                <w:rFonts w:ascii="Helvetica Neue Light" w:hAnsi="Helvetica Neue Light"/>
                <w:sz w:val="21"/>
                <w:szCs w:val="21"/>
                <w:lang w:val="es-ES"/>
              </w:rPr>
              <w:t xml:space="preserve">. </w:t>
            </w:r>
            <w:r w:rsidR="00442C14" w:rsidRPr="00FA648F">
              <w:rPr>
                <w:rFonts w:ascii="Helvetica Neue Light" w:hAnsi="Helvetica Neue Light"/>
                <w:sz w:val="21"/>
                <w:szCs w:val="21"/>
                <w:lang w:val="es-ES"/>
              </w:rPr>
              <w:t xml:space="preserve">David Miras Salamanca  </w:t>
            </w:r>
          </w:p>
          <w:p w14:paraId="105C7655" w14:textId="79698B98" w:rsidR="004B52D2" w:rsidRPr="009018E2" w:rsidRDefault="009018E2" w:rsidP="00AD4ADD">
            <w:pPr>
              <w:spacing w:after="200" w:line="276" w:lineRule="auto"/>
              <w:jc w:val="center"/>
              <w:rPr>
                <w:rFonts w:ascii="Helvetica Neue Light" w:hAnsi="Helvetica Neue Light"/>
                <w:sz w:val="21"/>
                <w:szCs w:val="21"/>
                <w:lang w:val="es-ES"/>
              </w:rPr>
            </w:pPr>
            <w:r w:rsidRPr="00197214">
              <w:rPr>
                <w:rFonts w:ascii="Helvetica Neue Light" w:hAnsi="Helvetica Neue Light"/>
                <w:sz w:val="21"/>
                <w:szCs w:val="21"/>
                <w:lang w:val="es-ES"/>
              </w:rPr>
              <w:t>A</w:t>
            </w:r>
            <w:r>
              <w:rPr>
                <w:rFonts w:ascii="Helvetica Neue Light" w:hAnsi="Helvetica Neue Light"/>
                <w:sz w:val="21"/>
                <w:szCs w:val="21"/>
                <w:lang w:val="es-ES"/>
              </w:rPr>
              <w:t>dministrador</w:t>
            </w:r>
          </w:p>
        </w:tc>
      </w:tr>
    </w:tbl>
    <w:p w14:paraId="62CACE28" w14:textId="5B670766" w:rsidR="00236A39" w:rsidRPr="009018E2" w:rsidRDefault="00236A39" w:rsidP="002F0249">
      <w:pPr>
        <w:rPr>
          <w:rFonts w:ascii="Helvetica Neue Light" w:hAnsi="Helvetica Neue Light"/>
          <w:sz w:val="20"/>
          <w:szCs w:val="20"/>
          <w:lang w:val="es-ES"/>
        </w:rPr>
      </w:pPr>
    </w:p>
    <w:p w14:paraId="7908A320" w14:textId="0EBAA5DB" w:rsidR="004B52D2" w:rsidRPr="009018E2" w:rsidRDefault="00236A39" w:rsidP="002F0249">
      <w:pPr>
        <w:rPr>
          <w:rFonts w:ascii="Helvetica Neue Light" w:hAnsi="Helvetica Neue Light"/>
          <w:sz w:val="20"/>
          <w:szCs w:val="20"/>
          <w:lang w:val="es-ES"/>
        </w:rPr>
      </w:pPr>
      <w:r w:rsidRPr="009018E2">
        <w:rPr>
          <w:rFonts w:ascii="Helvetica Neue Light" w:hAnsi="Helvetica Neue Light"/>
          <w:sz w:val="20"/>
          <w:szCs w:val="20"/>
          <w:lang w:val="es-ES"/>
        </w:rPr>
        <w:br w:type="page"/>
      </w:r>
    </w:p>
    <w:p w14:paraId="2F5C88E0" w14:textId="11352226" w:rsidR="00A62E72" w:rsidRPr="00A94A8D" w:rsidRDefault="00F310BF" w:rsidP="00CA6A4D">
      <w:pPr>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lastRenderedPageBreak/>
        <w:t>ANEXO I.</w:t>
      </w:r>
    </w:p>
    <w:tbl>
      <w:tblPr>
        <w:tblStyle w:val="Tablaconcuadrcula"/>
        <w:tblW w:w="0" w:type="auto"/>
        <w:tblLook w:val="04A0" w:firstRow="1" w:lastRow="0" w:firstColumn="1" w:lastColumn="0" w:noHBand="0" w:noVBand="1"/>
      </w:tblPr>
      <w:tblGrid>
        <w:gridCol w:w="2647"/>
        <w:gridCol w:w="3240"/>
        <w:gridCol w:w="2743"/>
      </w:tblGrid>
      <w:tr w:rsidR="0039596A" w:rsidRPr="00343BB0" w14:paraId="70D8CFE7" w14:textId="7FBD9AE1" w:rsidTr="0534C0F8">
        <w:trPr>
          <w:trHeight w:val="508"/>
        </w:trPr>
        <w:tc>
          <w:tcPr>
            <w:tcW w:w="8630" w:type="dxa"/>
            <w:gridSpan w:val="3"/>
            <w:shd w:val="clear" w:color="auto" w:fill="D9D9D9" w:themeFill="background1" w:themeFillShade="D9"/>
            <w:vAlign w:val="center"/>
          </w:tcPr>
          <w:p w14:paraId="27EBB123" w14:textId="56FF2A0D" w:rsidR="0039596A" w:rsidRPr="001523A6" w:rsidRDefault="0039596A" w:rsidP="001523A6">
            <w:pPr>
              <w:pStyle w:val="Sinespaciado"/>
              <w:jc w:val="center"/>
              <w:rPr>
                <w:rFonts w:ascii="Helvetica Neue Light" w:hAnsi="Helvetica Neue Light"/>
                <w:b/>
                <w:bCs/>
                <w:sz w:val="20"/>
                <w:szCs w:val="20"/>
                <w:lang w:val="es-419"/>
              </w:rPr>
            </w:pPr>
            <w:r w:rsidRPr="001523A6">
              <w:rPr>
                <w:rFonts w:ascii="Helvetica Neue Light" w:hAnsi="Helvetica Neue Light"/>
                <w:b/>
                <w:bCs/>
                <w:sz w:val="20"/>
                <w:szCs w:val="20"/>
                <w:lang w:val="es-419"/>
              </w:rPr>
              <w:t>DESCRIPCIÓN DE LA ACTUACIÓN Y DATOS COMERCIALES</w:t>
            </w:r>
          </w:p>
        </w:tc>
      </w:tr>
      <w:tr w:rsidR="0039596A" w:rsidRPr="00EB6CDC" w14:paraId="70D8BB20" w14:textId="431352AA" w:rsidTr="0534C0F8">
        <w:trPr>
          <w:trHeight w:val="369"/>
        </w:trPr>
        <w:tc>
          <w:tcPr>
            <w:tcW w:w="2647" w:type="dxa"/>
            <w:shd w:val="clear" w:color="auto" w:fill="D9D9D9" w:themeFill="background1" w:themeFillShade="D9"/>
            <w:vAlign w:val="center"/>
          </w:tcPr>
          <w:p w14:paraId="3B1B33F8" w14:textId="17697170" w:rsidR="0039596A" w:rsidRPr="00A94A8D" w:rsidRDefault="0039596A" w:rsidP="001523A6">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Título Descriptivo de la actuación</w:t>
            </w:r>
          </w:p>
        </w:tc>
        <w:tc>
          <w:tcPr>
            <w:tcW w:w="5983" w:type="dxa"/>
            <w:gridSpan w:val="2"/>
            <w:vAlign w:val="center"/>
          </w:tcPr>
          <w:p w14:paraId="57571714" w14:textId="7D0DF3BE" w:rsidR="0039596A" w:rsidRPr="00A94A8D" w:rsidRDefault="00EB6CDC" w:rsidP="0534C0F8">
            <w:pPr>
              <w:pStyle w:val="Sinespaciado"/>
              <w:rPr>
                <w:rFonts w:ascii="Helvetica Neue Light" w:hAnsi="Helvetica Neue Light"/>
                <w:sz w:val="18"/>
                <w:szCs w:val="18"/>
                <w:lang w:val="es-419"/>
              </w:rPr>
            </w:pPr>
            <w:r w:rsidRPr="00EB6CDC">
              <w:rPr>
                <w:rFonts w:ascii="Helvetica Neue Light" w:hAnsi="Helvetica Neue Light"/>
                <w:sz w:val="21"/>
                <w:szCs w:val="21"/>
                <w:lang w:val="es-419"/>
              </w:rPr>
              <w:t>RES060: Sustitución de caldera de combustión por una bomba de calor de accionamiento eléctrico</w:t>
            </w:r>
          </w:p>
        </w:tc>
      </w:tr>
      <w:tr w:rsidR="0039596A" w:rsidRPr="00327C63" w14:paraId="24D36AFD" w14:textId="0C2C15F4" w:rsidTr="0534C0F8">
        <w:trPr>
          <w:trHeight w:val="369"/>
        </w:trPr>
        <w:tc>
          <w:tcPr>
            <w:tcW w:w="2647" w:type="dxa"/>
            <w:vMerge w:val="restart"/>
            <w:shd w:val="clear" w:color="auto" w:fill="D9D9D9" w:themeFill="background1" w:themeFillShade="D9"/>
            <w:vAlign w:val="center"/>
          </w:tcPr>
          <w:p w14:paraId="458FB2A9" w14:textId="45C9A79D" w:rsidR="0039596A" w:rsidRPr="00A94A8D" w:rsidRDefault="0039596A" w:rsidP="001523A6">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Localización</w:t>
            </w:r>
          </w:p>
        </w:tc>
        <w:tc>
          <w:tcPr>
            <w:tcW w:w="3240" w:type="dxa"/>
            <w:vAlign w:val="center"/>
          </w:tcPr>
          <w:p w14:paraId="34C5D6EF" w14:textId="574BB96A" w:rsidR="0039596A" w:rsidRPr="0039596A" w:rsidRDefault="0039596A" w:rsidP="0039596A">
            <w:pPr>
              <w:pStyle w:val="Sinespaciado"/>
              <w:rPr>
                <w:rFonts w:ascii="Helvetica Neue Light" w:hAnsi="Helvetica Neue Light"/>
                <w:b/>
                <w:bCs/>
                <w:sz w:val="20"/>
                <w:szCs w:val="20"/>
                <w:lang w:val="es-419"/>
              </w:rPr>
            </w:pPr>
            <w:r w:rsidRPr="0039596A">
              <w:rPr>
                <w:rFonts w:ascii="Helvetica Neue Light" w:hAnsi="Helvetica Neue Light"/>
                <w:b/>
                <w:bCs/>
                <w:sz w:val="20"/>
                <w:szCs w:val="20"/>
                <w:lang w:val="es-419"/>
              </w:rPr>
              <w:t>Dirección:</w:t>
            </w:r>
          </w:p>
        </w:tc>
        <w:tc>
          <w:tcPr>
            <w:tcW w:w="2743" w:type="dxa"/>
            <w:vAlign w:val="center"/>
          </w:tcPr>
          <w:p w14:paraId="1252D682" w14:textId="34AFEB00" w:rsidR="0039596A" w:rsidRDefault="000B024D" w:rsidP="0534C0F8">
            <w:pPr>
              <w:pStyle w:val="Sinespaciado"/>
              <w:rPr>
                <w:sz w:val="18"/>
                <w:szCs w:val="18"/>
                <w:lang w:val="es-419"/>
              </w:rPr>
            </w:pPr>
            <w:r w:rsidRPr="000B024D">
              <w:rPr>
                <w:rFonts w:ascii="Helvetica Neue Light" w:hAnsi="Helvetica Neue Light"/>
                <w:sz w:val="21"/>
                <w:szCs w:val="21"/>
                <w:lang w:val="es-419"/>
              </w:rPr>
              <w:t xml:space="preserve">Calle San Jaime 6B, Bajo</w:t>
            </w:r>
          </w:p>
        </w:tc>
      </w:tr>
      <w:tr w:rsidR="0039596A" w:rsidRPr="003B2D2D" w14:paraId="66C28908" w14:textId="77777777" w:rsidTr="0534C0F8">
        <w:trPr>
          <w:trHeight w:val="369"/>
        </w:trPr>
        <w:tc>
          <w:tcPr>
            <w:tcW w:w="2647" w:type="dxa"/>
            <w:vMerge/>
            <w:vAlign w:val="center"/>
          </w:tcPr>
          <w:p w14:paraId="7265D32C" w14:textId="77777777" w:rsidR="0039596A" w:rsidRPr="00A94A8D" w:rsidRDefault="0039596A" w:rsidP="001523A6">
            <w:pPr>
              <w:pStyle w:val="Sinespaciado"/>
              <w:jc w:val="center"/>
              <w:rPr>
                <w:rFonts w:ascii="Helvetica Neue Light" w:hAnsi="Helvetica Neue Light"/>
                <w:b/>
                <w:bCs/>
                <w:sz w:val="20"/>
                <w:szCs w:val="20"/>
                <w:lang w:val="es-419"/>
              </w:rPr>
            </w:pPr>
          </w:p>
        </w:tc>
        <w:tc>
          <w:tcPr>
            <w:tcW w:w="3240" w:type="dxa"/>
            <w:vAlign w:val="center"/>
          </w:tcPr>
          <w:p w14:paraId="47633885" w14:textId="681B8296" w:rsidR="0039596A" w:rsidRPr="0039596A" w:rsidRDefault="0039596A" w:rsidP="0039596A">
            <w:pPr>
              <w:pStyle w:val="Sinespaciado"/>
              <w:rPr>
                <w:rFonts w:ascii="Helvetica Neue Light" w:hAnsi="Helvetica Neue Light"/>
                <w:b/>
                <w:bCs/>
                <w:sz w:val="20"/>
                <w:szCs w:val="20"/>
                <w:lang w:val="es-419"/>
              </w:rPr>
            </w:pPr>
            <w:r w:rsidRPr="0039596A">
              <w:rPr>
                <w:rFonts w:ascii="Helvetica Neue Light" w:hAnsi="Helvetica Neue Light"/>
                <w:b/>
                <w:bCs/>
                <w:sz w:val="20"/>
                <w:szCs w:val="20"/>
                <w:lang w:val="es-419"/>
              </w:rPr>
              <w:t>Régimen de Propiedad y Uso de las Instalaciones</w:t>
            </w:r>
          </w:p>
        </w:tc>
        <w:tc>
          <w:tcPr>
            <w:tcW w:w="2743" w:type="dxa"/>
            <w:vAlign w:val="center"/>
          </w:tcPr>
          <w:p w14:paraId="447C11C5" w14:textId="51A39DC5" w:rsidR="0039596A" w:rsidRDefault="00FA7DF9" w:rsidP="0039596A">
            <w:pPr>
              <w:pStyle w:val="Sinespaciado"/>
              <w:rPr>
                <w:rFonts w:ascii="Helvetica Neue Light" w:hAnsi="Helvetica Neue Light"/>
                <w:sz w:val="20"/>
                <w:szCs w:val="20"/>
                <w:lang w:val="es-419"/>
              </w:rPr>
            </w:pPr>
            <w:r w:rsidRPr="00FA7DF9">
              <w:rPr>
                <w:rFonts w:ascii="Helvetica Neue Light" w:hAnsi="Helvetica Neue Light"/>
                <w:sz w:val="21"/>
                <w:szCs w:val="21"/>
                <w:lang w:val="es-419"/>
              </w:rPr>
              <w:t>Privada y en uso</w:t>
            </w:r>
          </w:p>
        </w:tc>
      </w:tr>
      <w:tr w:rsidR="0039596A" w:rsidRPr="0039596A" w14:paraId="2260EC00" w14:textId="77777777" w:rsidTr="0534C0F8">
        <w:trPr>
          <w:trHeight w:val="369"/>
        </w:trPr>
        <w:tc>
          <w:tcPr>
            <w:tcW w:w="2647" w:type="dxa"/>
            <w:vMerge/>
            <w:vAlign w:val="center"/>
          </w:tcPr>
          <w:p w14:paraId="500FE946" w14:textId="77777777" w:rsidR="0039596A" w:rsidRPr="00A94A8D" w:rsidRDefault="0039596A" w:rsidP="001523A6">
            <w:pPr>
              <w:pStyle w:val="Sinespaciado"/>
              <w:jc w:val="center"/>
              <w:rPr>
                <w:rFonts w:ascii="Helvetica Neue Light" w:hAnsi="Helvetica Neue Light"/>
                <w:b/>
                <w:bCs/>
                <w:sz w:val="20"/>
                <w:szCs w:val="20"/>
                <w:lang w:val="es-419"/>
              </w:rPr>
            </w:pPr>
          </w:p>
        </w:tc>
        <w:tc>
          <w:tcPr>
            <w:tcW w:w="3240" w:type="dxa"/>
            <w:vAlign w:val="center"/>
          </w:tcPr>
          <w:p w14:paraId="0D74F574" w14:textId="60A690ED" w:rsidR="0039596A" w:rsidRPr="0039596A" w:rsidRDefault="0039596A" w:rsidP="0039596A">
            <w:pPr>
              <w:pStyle w:val="Sinespaciado"/>
              <w:rPr>
                <w:rFonts w:ascii="Helvetica Neue Light" w:hAnsi="Helvetica Neue Light"/>
                <w:b/>
                <w:bCs/>
                <w:sz w:val="20"/>
                <w:szCs w:val="20"/>
                <w:lang w:val="es-419"/>
              </w:rPr>
            </w:pPr>
            <w:r w:rsidRPr="0039596A">
              <w:rPr>
                <w:rFonts w:ascii="Helvetica Neue Light" w:hAnsi="Helvetica Neue Light"/>
                <w:b/>
                <w:bCs/>
                <w:sz w:val="20"/>
                <w:szCs w:val="20"/>
                <w:lang w:val="es-419"/>
              </w:rPr>
              <w:t xml:space="preserve">Referencia Catastral</w:t>
            </w:r>
          </w:p>
        </w:tc>
        <w:tc>
          <w:tcPr>
            <w:tcW w:w="2743" w:type="dxa"/>
            <w:vAlign w:val="center"/>
          </w:tcPr>
          <w:p w14:paraId="5AF92081" w14:textId="5FE9B798" w:rsidR="0039596A" w:rsidRDefault="009A5D97" w:rsidP="0534C0F8">
            <w:pPr>
              <w:pStyle w:val="Sinespaciado"/>
              <w:rPr>
                <w:rFonts w:ascii="Helvetica Neue Light" w:hAnsi="Helvetica Neue Light"/>
                <w:sz w:val="21"/>
                <w:szCs w:val="21"/>
                <w:lang w:val="es-419"/>
              </w:rPr>
            </w:pPr>
            <w:r w:rsidRPr="009A5D97">
              <w:rPr>
                <w:rFonts w:ascii="Helvetica Neue Light" w:hAnsi="Helvetica Neue Light"/>
                <w:sz w:val="21"/>
                <w:szCs w:val="21"/>
                <w:lang w:val="es-419"/>
              </w:rPr>
              <w:t xml:space="preserve">2669030VK3726N00010D</w:t>
            </w:r>
          </w:p>
        </w:tc>
      </w:tr>
      <w:tr w:rsidR="0039596A" w:rsidRPr="0039596A" w14:paraId="54B06D01" w14:textId="77777777" w:rsidTr="0534C0F8">
        <w:trPr>
          <w:trHeight w:val="369"/>
        </w:trPr>
        <w:tc>
          <w:tcPr>
            <w:tcW w:w="2647" w:type="dxa"/>
            <w:vMerge/>
            <w:vAlign w:val="center"/>
          </w:tcPr>
          <w:p w14:paraId="7B4A8E7E" w14:textId="77777777" w:rsidR="0039596A" w:rsidRPr="00A94A8D" w:rsidRDefault="0039596A" w:rsidP="001523A6">
            <w:pPr>
              <w:pStyle w:val="Sinespaciado"/>
              <w:jc w:val="center"/>
              <w:rPr>
                <w:rFonts w:ascii="Helvetica Neue Light" w:hAnsi="Helvetica Neue Light"/>
                <w:b/>
                <w:bCs/>
                <w:sz w:val="20"/>
                <w:szCs w:val="20"/>
                <w:lang w:val="es-419"/>
              </w:rPr>
            </w:pPr>
          </w:p>
        </w:tc>
        <w:tc>
          <w:tcPr>
            <w:tcW w:w="3240" w:type="dxa"/>
            <w:vAlign w:val="center"/>
          </w:tcPr>
          <w:p w14:paraId="76497773" w14:textId="22BB117E" w:rsidR="0039596A" w:rsidRPr="0039596A" w:rsidRDefault="0039596A" w:rsidP="0039596A">
            <w:pPr>
              <w:pStyle w:val="Sinespaciado"/>
              <w:rPr>
                <w:rFonts w:ascii="Helvetica Neue Light" w:hAnsi="Helvetica Neue Light"/>
                <w:b/>
                <w:bCs/>
                <w:sz w:val="20"/>
                <w:szCs w:val="20"/>
                <w:lang w:val="es-419"/>
              </w:rPr>
            </w:pPr>
            <w:r w:rsidRPr="0039596A">
              <w:rPr>
                <w:rFonts w:ascii="Helvetica Neue Light" w:hAnsi="Helvetica Neue Light"/>
                <w:b/>
                <w:bCs/>
                <w:sz w:val="20"/>
                <w:szCs w:val="20"/>
                <w:lang w:val="es-419"/>
              </w:rPr>
              <w:t xml:space="preserve">Coordenadas UTM</w:t>
            </w:r>
          </w:p>
        </w:tc>
        <w:tc>
          <w:tcPr>
            <w:tcW w:w="2743" w:type="dxa"/>
            <w:vAlign w:val="center"/>
          </w:tcPr>
          <w:p w14:paraId="7B786465" w14:textId="77DE5BB4" w:rsidR="0039596A" w:rsidRDefault="000976A0" w:rsidP="00B15822">
            <w:pPr>
              <w:pStyle w:val="Sinespaciado"/>
              <w:rPr>
                <w:rFonts w:ascii="Helvetica Neue Light" w:hAnsi="Helvetica Neue Light"/>
                <w:sz w:val="20"/>
                <w:szCs w:val="20"/>
                <w:lang w:val="es-419"/>
              </w:rPr>
            </w:pPr>
            <w:r w:rsidRPr="000976A0">
              <w:rPr>
                <w:rFonts w:ascii="Helvetica Neue Light" w:hAnsi="Helvetica Neue Light"/>
                <w:sz w:val="20"/>
                <w:szCs w:val="20"/>
                <w:lang w:val="es-419"/>
              </w:rPr>
              <w:t xml:space="preserve">X: 432056.088 Y: 4476933.374 Huso: 30</w:t>
            </w:r>
          </w:p>
        </w:tc>
      </w:tr>
      <w:tr w:rsidR="00B15822" w:rsidRPr="00A94A8D" w14:paraId="5A6ECD34" w14:textId="31640DA6" w:rsidTr="0534C0F8">
        <w:trPr>
          <w:trHeight w:val="369"/>
        </w:trPr>
        <w:tc>
          <w:tcPr>
            <w:tcW w:w="2647" w:type="dxa"/>
            <w:vMerge w:val="restart"/>
            <w:shd w:val="clear" w:color="auto" w:fill="D9D9D9" w:themeFill="background1" w:themeFillShade="D9"/>
            <w:vAlign w:val="center"/>
          </w:tcPr>
          <w:p w14:paraId="5DBC2F6B" w14:textId="448FC81D" w:rsidR="00B15822" w:rsidRPr="00A94A8D" w:rsidRDefault="00B15822" w:rsidP="001523A6">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 xml:space="preserve">Duración </w:t>
            </w:r>
          </w:p>
        </w:tc>
        <w:tc>
          <w:tcPr>
            <w:tcW w:w="3240" w:type="dxa"/>
            <w:vAlign w:val="center"/>
          </w:tcPr>
          <w:p w14:paraId="17740EF7" w14:textId="7E9DFB61" w:rsidR="00B15822" w:rsidRPr="00B15822" w:rsidRDefault="00B15822" w:rsidP="009E4945">
            <w:pPr>
              <w:pStyle w:val="Sinespaciado"/>
              <w:rPr>
                <w:rFonts w:ascii="Helvetica Neue Light" w:hAnsi="Helvetica Neue Light"/>
                <w:b/>
                <w:bCs/>
                <w:sz w:val="20"/>
                <w:szCs w:val="20"/>
                <w:lang w:val="es-419"/>
              </w:rPr>
            </w:pPr>
            <w:r w:rsidRPr="00B15822">
              <w:rPr>
                <w:rFonts w:ascii="Helvetica Neue Light" w:hAnsi="Helvetica Neue Light"/>
                <w:b/>
                <w:bCs/>
                <w:sz w:val="20"/>
                <w:szCs w:val="20"/>
                <w:lang w:val="es-419"/>
              </w:rPr>
              <w:t xml:space="preserve">Fecha de inicio:</w:t>
            </w:r>
          </w:p>
        </w:tc>
        <w:tc>
          <w:tcPr>
            <w:tcW w:w="2743" w:type="dxa"/>
            <w:vAlign w:val="center"/>
          </w:tcPr>
          <w:p w14:paraId="666C614F" w14:textId="0248A180" w:rsidR="00B15822" w:rsidRPr="00A94A8D" w:rsidRDefault="00B049B4" w:rsidP="0534C0F8">
            <w:pPr>
              <w:pStyle w:val="Sinespaciado"/>
              <w:rPr>
                <w:rFonts w:ascii="Helvetica Neue Light" w:hAnsi="Helvetica Neue Light"/>
                <w:sz w:val="21"/>
                <w:szCs w:val="21"/>
                <w:lang w:val="es-419"/>
              </w:rPr>
            </w:pPr>
            <w:r w:rsidRPr="00B049B4">
              <w:rPr>
                <w:rFonts w:ascii="Helvetica Neue Light" w:hAnsi="Helvetica Neue Light"/>
                <w:sz w:val="21"/>
                <w:szCs w:val="21"/>
                <w:lang w:val="es-419"/>
              </w:rPr>
              <w:t xml:space="preserve">13/02/2025</w:t>
            </w:r>
          </w:p>
        </w:tc>
      </w:tr>
      <w:tr w:rsidR="00B15822" w:rsidRPr="00A94A8D" w14:paraId="5349FDB8" w14:textId="77777777" w:rsidTr="0534C0F8">
        <w:trPr>
          <w:trHeight w:val="369"/>
        </w:trPr>
        <w:tc>
          <w:tcPr>
            <w:tcW w:w="2647" w:type="dxa"/>
            <w:vMerge/>
            <w:vAlign w:val="center"/>
          </w:tcPr>
          <w:p w14:paraId="64C21285" w14:textId="77777777" w:rsidR="00B15822" w:rsidRPr="00A94A8D" w:rsidRDefault="00B15822" w:rsidP="001523A6">
            <w:pPr>
              <w:pStyle w:val="Sinespaciado"/>
              <w:jc w:val="center"/>
              <w:rPr>
                <w:rFonts w:ascii="Helvetica Neue Light" w:hAnsi="Helvetica Neue Light"/>
                <w:b/>
                <w:bCs/>
                <w:sz w:val="20"/>
                <w:szCs w:val="20"/>
                <w:lang w:val="es-419"/>
              </w:rPr>
            </w:pPr>
          </w:p>
        </w:tc>
        <w:tc>
          <w:tcPr>
            <w:tcW w:w="3240" w:type="dxa"/>
            <w:vAlign w:val="center"/>
          </w:tcPr>
          <w:p w14:paraId="044D778C" w14:textId="1AFE1763" w:rsidR="00B15822" w:rsidRPr="00B15822" w:rsidRDefault="00B15822" w:rsidP="009E4945">
            <w:pPr>
              <w:pStyle w:val="Sinespaciado"/>
              <w:rPr>
                <w:rFonts w:ascii="Helvetica Neue Light" w:hAnsi="Helvetica Neue Light"/>
                <w:b/>
                <w:bCs/>
                <w:sz w:val="20"/>
                <w:szCs w:val="20"/>
                <w:lang w:val="es-419"/>
              </w:rPr>
            </w:pPr>
            <w:r w:rsidRPr="00B15822">
              <w:rPr>
                <w:rFonts w:ascii="Helvetica Neue Light" w:hAnsi="Helvetica Neue Light"/>
                <w:b/>
                <w:bCs/>
                <w:sz w:val="20"/>
                <w:szCs w:val="20"/>
                <w:lang w:val="es-419"/>
              </w:rPr>
              <w:t xml:space="preserve">Fecha de finalización prevista:</w:t>
            </w:r>
          </w:p>
        </w:tc>
        <w:tc>
          <w:tcPr>
            <w:tcW w:w="2743" w:type="dxa"/>
            <w:vAlign w:val="center"/>
          </w:tcPr>
          <w:p w14:paraId="2AEFF9AC" w14:textId="463EB2F8" w:rsidR="00B15822" w:rsidRPr="00A94A8D" w:rsidRDefault="008241C9" w:rsidP="0534C0F8">
            <w:pPr>
              <w:pStyle w:val="Sinespaciado"/>
              <w:rPr>
                <w:rFonts w:ascii="Helvetica Neue Light" w:hAnsi="Helvetica Neue Light"/>
                <w:sz w:val="21"/>
                <w:szCs w:val="21"/>
                <w:lang w:val="es-419"/>
              </w:rPr>
            </w:pPr>
            <w:r w:rsidRPr="008241C9">
              <w:rPr>
                <w:rFonts w:ascii="Helvetica Neue Light" w:hAnsi="Helvetica Neue Light"/>
                <w:sz w:val="21"/>
                <w:szCs w:val="21"/>
                <w:lang w:val="es-419"/>
              </w:rPr>
              <w:t xml:space="preserve">21/04/2025</w:t>
            </w:r>
          </w:p>
        </w:tc>
      </w:tr>
      <w:tr w:rsidR="00875223" w:rsidRPr="00E72617" w14:paraId="4957A5A3" w14:textId="22CCD311" w:rsidTr="0534C0F8">
        <w:trPr>
          <w:trHeight w:val="369"/>
        </w:trPr>
        <w:tc>
          <w:tcPr>
            <w:tcW w:w="2647" w:type="dxa"/>
            <w:shd w:val="clear" w:color="auto" w:fill="D9D9D9" w:themeFill="background1" w:themeFillShade="D9"/>
            <w:vAlign w:val="center"/>
          </w:tcPr>
          <w:p w14:paraId="67C33BEC" w14:textId="25169A06" w:rsidR="00875223" w:rsidRPr="00A94A8D" w:rsidRDefault="00875223" w:rsidP="001523A6">
            <w:pPr>
              <w:pStyle w:val="Sinespaciado"/>
              <w:jc w:val="center"/>
              <w:rPr>
                <w:rFonts w:ascii="Helvetica Neue Light" w:hAnsi="Helvetica Neue Light"/>
                <w:b/>
                <w:bCs/>
                <w:sz w:val="20"/>
                <w:szCs w:val="20"/>
                <w:lang w:val="es-419"/>
              </w:rPr>
            </w:pPr>
            <w:r w:rsidRPr="0534C0F8">
              <w:rPr>
                <w:rFonts w:ascii="Helvetica Neue Light" w:hAnsi="Helvetica Neue Light"/>
                <w:b/>
                <w:bCs/>
                <w:sz w:val="20"/>
                <w:szCs w:val="20"/>
                <w:lang w:val="es-419"/>
              </w:rPr>
              <w:t xml:space="preserve">Vida Útil/Vida Útil Estimada</w:t>
            </w:r>
          </w:p>
        </w:tc>
        <w:tc>
          <w:tcPr>
            <w:tcW w:w="5983" w:type="dxa"/>
            <w:gridSpan w:val="2"/>
            <w:vAlign w:val="center"/>
          </w:tcPr>
          <w:p w14:paraId="26C9F93C" w14:textId="07E554CF" w:rsidR="00875223" w:rsidRPr="00A94A8D" w:rsidRDefault="009B22E8" w:rsidP="003C743C">
            <w:pPr>
              <w:pStyle w:val="Sinespaciado"/>
              <w:jc w:val="center"/>
              <w:rPr>
                <w:rFonts w:ascii="Helvetica Neue Light" w:hAnsi="Helvetica Neue Light"/>
                <w:sz w:val="20"/>
                <w:szCs w:val="20"/>
                <w:lang w:val="es-419"/>
              </w:rPr>
            </w:pPr>
            <w:r w:rsidRPr="009B22E8">
              <w:rPr>
                <w:rFonts w:ascii="Helvetica Neue Light" w:hAnsi="Helvetica Neue Light"/>
                <w:sz w:val="21"/>
                <w:szCs w:val="21"/>
                <w:lang w:val="es-419"/>
              </w:rPr>
              <w:t xml:space="preserve">15,00 </w:t>
            </w:r>
            <w:r w:rsidR="11B095C4" w:rsidRPr="0534C0F8">
              <w:rPr>
                <w:rFonts w:ascii="Helvetica Neue Light" w:hAnsi="Helvetica Neue Light"/>
                <w:sz w:val="21"/>
                <w:szCs w:val="21"/>
                <w:lang w:val="es-419"/>
              </w:rPr>
              <w:t xml:space="preserve"> años</w:t>
            </w:r>
          </w:p>
        </w:tc>
      </w:tr>
      <w:tr w:rsidR="00875223" w:rsidRPr="00A94A8D" w14:paraId="5FE9226B" w14:textId="75E3E725" w:rsidTr="0534C0F8">
        <w:trPr>
          <w:trHeight w:val="369"/>
        </w:trPr>
        <w:tc>
          <w:tcPr>
            <w:tcW w:w="2647" w:type="dxa"/>
            <w:shd w:val="clear" w:color="auto" w:fill="D9D9D9" w:themeFill="background1" w:themeFillShade="D9"/>
            <w:vAlign w:val="center"/>
          </w:tcPr>
          <w:p w14:paraId="427A29F8" w14:textId="36271528" w:rsidR="00875223" w:rsidRPr="00A94A8D" w:rsidRDefault="00875223" w:rsidP="001523A6">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Promotor</w:t>
            </w:r>
            <w:r w:rsidR="00482049" w:rsidRPr="00482049">
              <w:rPr>
                <w:rFonts w:ascii="Helvetica Neue Light" w:hAnsi="Helvetica Neue Light"/>
                <w:b/>
                <w:bCs/>
                <w:sz w:val="20"/>
                <w:szCs w:val="20"/>
                <w:vertAlign w:val="superscript"/>
                <w:lang w:val="es-419"/>
              </w:rPr>
              <w:t xml:space="preserve">1</w:t>
            </w:r>
          </w:p>
        </w:tc>
        <w:tc>
          <w:tcPr>
            <w:tcW w:w="5983" w:type="dxa"/>
            <w:gridSpan w:val="2"/>
            <w:vAlign w:val="center"/>
          </w:tcPr>
          <w:p w14:paraId="4327718C" w14:textId="240B47AC" w:rsidR="00875223" w:rsidRPr="00A94A8D" w:rsidRDefault="007D5472" w:rsidP="0534C0F8">
            <w:pPr>
              <w:pStyle w:val="Sinespaciado"/>
              <w:jc w:val="center"/>
              <w:rPr>
                <w:rFonts w:ascii="Helvetica Neue Light" w:hAnsi="Helvetica Neue Light"/>
                <w:sz w:val="21"/>
                <w:szCs w:val="21"/>
                <w:lang w:val="es-419"/>
              </w:rPr>
            </w:pPr>
            <w:r w:rsidRPr="007D5472">
              <w:rPr>
                <w:rFonts w:ascii="Helvetica Neue Light" w:hAnsi="Helvetica Neue Light"/>
                <w:sz w:val="21"/>
                <w:szCs w:val="21"/>
                <w:lang w:val="es-419"/>
              </w:rPr>
              <w:t xml:space="preserve">RICARDO SANCHEZ BALBUENA</w:t>
            </w:r>
          </w:p>
        </w:tc>
      </w:tr>
      <w:tr w:rsidR="00875223" w:rsidRPr="008E036C" w14:paraId="2616FF8E" w14:textId="0EA390EE" w:rsidTr="0534C0F8">
        <w:trPr>
          <w:trHeight w:val="369"/>
        </w:trPr>
        <w:tc>
          <w:tcPr>
            <w:tcW w:w="2647" w:type="dxa"/>
            <w:shd w:val="clear" w:color="auto" w:fill="D9D9D9" w:themeFill="background1" w:themeFillShade="D9"/>
            <w:vAlign w:val="center"/>
          </w:tcPr>
          <w:p w14:paraId="0DDA5DC2" w14:textId="6F95AB0C" w:rsidR="00875223" w:rsidRPr="00A94A8D" w:rsidRDefault="00875223" w:rsidP="001523A6">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 xml:space="preserve">Empresa/Técnico/Instalador </w:t>
            </w:r>
          </w:p>
        </w:tc>
        <w:tc>
          <w:tcPr>
            <w:tcW w:w="5983" w:type="dxa"/>
            <w:gridSpan w:val="2"/>
            <w:vAlign w:val="center"/>
          </w:tcPr>
          <w:p w14:paraId="33FBA984" w14:textId="04CD6E4F" w:rsidR="00875223" w:rsidRPr="00A94A8D" w:rsidRDefault="001A7C60" w:rsidP="0534C0F8">
            <w:pPr>
              <w:pStyle w:val="Sinespaciado"/>
              <w:jc w:val="center"/>
              <w:rPr>
                <w:rFonts w:ascii="Helvetica Neue Light" w:hAnsi="Helvetica Neue Light"/>
                <w:sz w:val="21"/>
                <w:szCs w:val="21"/>
                <w:lang w:val="es-419"/>
              </w:rPr>
            </w:pPr>
            <w:r w:rsidRPr="001A7C60">
              <w:rPr>
                <w:rFonts w:ascii="Helvetica Neue Light" w:hAnsi="Helvetica Neue Light"/>
                <w:sz w:val="21"/>
                <w:szCs w:val="21"/>
                <w:lang w:val="es-419"/>
              </w:rPr>
              <w:t xml:space="preserve">ELECTRYCONSULTING ESPAÑA 2010, S.L.</w:t>
            </w:r>
          </w:p>
        </w:tc>
      </w:tr>
      <w:tr w:rsidR="00875223" w:rsidRPr="00875223" w14:paraId="6788DC88" w14:textId="5434A553" w:rsidTr="0534C0F8">
        <w:trPr>
          <w:trHeight w:val="369"/>
        </w:trPr>
        <w:tc>
          <w:tcPr>
            <w:tcW w:w="2647" w:type="dxa"/>
            <w:shd w:val="clear" w:color="auto" w:fill="D9D9D9" w:themeFill="background1" w:themeFillShade="D9"/>
            <w:vAlign w:val="center"/>
          </w:tcPr>
          <w:p w14:paraId="501AD914" w14:textId="1820CDD6" w:rsidR="00875223" w:rsidRPr="00A94A8D" w:rsidRDefault="00875223" w:rsidP="001523A6">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 xml:space="preserve">Importe de la inversión</w:t>
            </w:r>
            <w:r w:rsidR="00272C80">
              <w:rPr>
                <w:rFonts w:ascii="Helvetica Neue Light" w:hAnsi="Helvetica Neue Light"/>
                <w:b/>
                <w:bCs/>
                <w:sz w:val="20"/>
                <w:szCs w:val="20"/>
                <w:lang w:val="es-419"/>
              </w:rPr>
              <w:t xml:space="preserve">    </w:t>
            </w:r>
            <w:r>
              <w:rPr>
                <w:rFonts w:ascii="Helvetica Neue Light" w:hAnsi="Helvetica Neue Light"/>
                <w:b/>
                <w:bCs/>
                <w:sz w:val="20"/>
                <w:szCs w:val="20"/>
                <w:lang w:val="es-419"/>
              </w:rPr>
              <w:t xml:space="preserve"> (sin IVA)</w:t>
            </w:r>
          </w:p>
        </w:tc>
        <w:tc>
          <w:tcPr>
            <w:tcW w:w="5983" w:type="dxa"/>
            <w:gridSpan w:val="2"/>
            <w:vAlign w:val="center"/>
          </w:tcPr>
          <w:p w14:paraId="02B73CDF" w14:textId="730AD94B" w:rsidR="00875223" w:rsidRPr="00A94A8D" w:rsidRDefault="006B5A43" w:rsidP="003C743C">
            <w:pPr>
              <w:pStyle w:val="Sinespaciado"/>
              <w:jc w:val="center"/>
              <w:rPr>
                <w:rFonts w:ascii="Helvetica Neue Light" w:hAnsi="Helvetica Neue Light"/>
                <w:sz w:val="20"/>
                <w:szCs w:val="20"/>
                <w:lang w:val="es-419"/>
              </w:rPr>
            </w:pPr>
            <w:r>
              <w:rPr>
                <w:rFonts w:ascii="Helvetica Neue Light" w:hAnsi="Helvetica Neue Light"/>
                <w:sz w:val="21"/>
                <w:szCs w:val="21"/>
                <w:lang w:val="es-419"/>
              </w:rPr>
              <w:t xml:space="preserve"> </w:t>
            </w:r>
            <w:r w:rsidRPr="006B5A43">
              <w:rPr>
                <w:rFonts w:ascii="Helvetica Neue Light" w:hAnsi="Helvetica Neue Light"/>
                <w:sz w:val="21"/>
                <w:szCs w:val="21"/>
                <w:lang w:val="es-419"/>
              </w:rPr>
              <w:t xml:space="preserve">34.158,26 </w:t>
            </w:r>
            <w:r w:rsidR="00D14A04">
              <w:rPr>
                <w:rFonts w:ascii="Helvetica Neue Light" w:hAnsi="Helvetica Neue Light"/>
                <w:sz w:val="21"/>
                <w:szCs w:val="21"/>
                <w:lang w:val="es-419"/>
              </w:rPr>
              <w:t>€</w:t>
            </w:r>
          </w:p>
        </w:tc>
      </w:tr>
      <w:tr w:rsidR="00D14A04" w:rsidRPr="00A94A8D" w14:paraId="271AA04A" w14:textId="2216BB12" w:rsidTr="0534C0F8">
        <w:trPr>
          <w:trHeight w:val="369"/>
        </w:trPr>
        <w:tc>
          <w:tcPr>
            <w:tcW w:w="2647" w:type="dxa"/>
            <w:shd w:val="clear" w:color="auto" w:fill="D9D9D9" w:themeFill="background1" w:themeFillShade="D9"/>
            <w:vAlign w:val="center"/>
          </w:tcPr>
          <w:p w14:paraId="21014F00" w14:textId="5769410A" w:rsidR="00D14A04" w:rsidRPr="00A94A8D" w:rsidRDefault="00D14A04" w:rsidP="001523A6">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Precio Unitario</w:t>
            </w:r>
            <w:r>
              <w:rPr>
                <w:rFonts w:ascii="Helvetica Neue Light" w:hAnsi="Helvetica Neue Light"/>
                <w:b/>
                <w:bCs/>
                <w:sz w:val="20"/>
                <w:szCs w:val="20"/>
                <w:lang w:val="es-419"/>
              </w:rPr>
              <w:t xml:space="preserve"> </w:t>
            </w:r>
            <w:r w:rsidR="673729F4" w:rsidRPr="4BFA592B">
              <w:rPr>
                <w:rFonts w:ascii="Helvetica Neue Light" w:hAnsi="Helvetica Neue Light"/>
                <w:b/>
                <w:bCs/>
                <w:sz w:val="20"/>
                <w:szCs w:val="20"/>
                <w:lang w:val="es-419"/>
              </w:rPr>
              <w:t xml:space="preserve">Compra Ahorros</w:t>
            </w:r>
          </w:p>
        </w:tc>
        <w:tc>
          <w:tcPr>
            <w:tcW w:w="5983" w:type="dxa"/>
            <w:gridSpan w:val="2"/>
            <w:vAlign w:val="center"/>
          </w:tcPr>
          <w:p w14:paraId="5D1358D6" w14:textId="0EBFB36B" w:rsidR="00D14A04" w:rsidRPr="00A94A8D" w:rsidRDefault="00D669D2" w:rsidP="003C743C">
            <w:pPr>
              <w:pStyle w:val="Sinespaciado"/>
              <w:jc w:val="center"/>
              <w:rPr>
                <w:rFonts w:ascii="Helvetica Neue Light" w:hAnsi="Helvetica Neue Light"/>
                <w:sz w:val="20"/>
                <w:szCs w:val="20"/>
                <w:lang w:val="es-419"/>
              </w:rPr>
            </w:pPr>
            <w:r w:rsidRPr="00D669D2">
              <w:rPr>
                <w:rFonts w:ascii="Helvetica Neue Light" w:hAnsi="Helvetica Neue Light"/>
                <w:sz w:val="21"/>
                <w:szCs w:val="21"/>
                <w:lang w:val="es-419"/>
              </w:rPr>
              <w:t xml:space="preserve">0,120 </w:t>
            </w:r>
            <w:r w:rsidR="00D14A04">
              <w:rPr>
                <w:rFonts w:ascii="Helvetica Neue Light" w:hAnsi="Helvetica Neue Light"/>
                <w:sz w:val="21"/>
                <w:szCs w:val="21"/>
                <w:lang w:val="es-419"/>
              </w:rPr>
              <w:t>€/kWh</w:t>
            </w:r>
          </w:p>
        </w:tc>
      </w:tr>
      <w:tr w:rsidR="003B2D2D" w:rsidRPr="00A94A8D" w14:paraId="659CA6B7" w14:textId="12884720" w:rsidTr="0534C0F8">
        <w:trPr>
          <w:trHeight w:val="369"/>
        </w:trPr>
        <w:tc>
          <w:tcPr>
            <w:tcW w:w="2647" w:type="dxa"/>
            <w:shd w:val="clear" w:color="auto" w:fill="D9D9D9" w:themeFill="background1" w:themeFillShade="D9"/>
            <w:vAlign w:val="center"/>
          </w:tcPr>
          <w:p w14:paraId="2D56E99A" w14:textId="4698312B" w:rsidR="003B2D2D" w:rsidRPr="003B2D2D" w:rsidRDefault="003B2D2D" w:rsidP="003B2D2D">
            <w:pPr>
              <w:pStyle w:val="Sinespaciado"/>
              <w:jc w:val="center"/>
              <w:rPr>
                <w:rFonts w:ascii="Helvetica Neue Light" w:hAnsi="Helvetica Neue Light"/>
                <w:b/>
                <w:bCs/>
                <w:sz w:val="20"/>
                <w:szCs w:val="20"/>
                <w:vertAlign w:val="superscript"/>
                <w:lang w:val="es-419"/>
              </w:rPr>
            </w:pPr>
            <w:r>
              <w:rPr>
                <w:rFonts w:ascii="Helvetica Neue Light" w:hAnsi="Helvetica Neue Light"/>
                <w:b/>
                <w:bCs/>
                <w:sz w:val="20"/>
                <w:szCs w:val="20"/>
                <w:lang w:val="es-419"/>
              </w:rPr>
              <w:t>Ahorro Anual de Energía Previsto y Estimado</w:t>
            </w:r>
            <w:r w:rsidRPr="003B2D2D">
              <w:rPr>
                <w:rFonts w:ascii="Helvetica Neue Light" w:hAnsi="Helvetica Neue Light"/>
                <w:b/>
                <w:bCs/>
                <w:sz w:val="20"/>
                <w:szCs w:val="20"/>
                <w:vertAlign w:val="superscript"/>
                <w:lang w:val="es-419"/>
              </w:rPr>
              <w:t xml:space="preserve">2</w:t>
            </w:r>
          </w:p>
        </w:tc>
        <w:tc>
          <w:tcPr>
            <w:tcW w:w="5983" w:type="dxa"/>
            <w:gridSpan w:val="2"/>
            <w:vAlign w:val="center"/>
          </w:tcPr>
          <w:p w14:paraId="111D3FB0" w14:textId="6D8C6837" w:rsidR="003B2D2D" w:rsidRPr="00A94A8D" w:rsidRDefault="00927C0F" w:rsidP="0534C0F8">
            <w:pPr>
              <w:pStyle w:val="Sinespaciado"/>
              <w:jc w:val="center"/>
              <w:rPr>
                <w:rFonts w:ascii="Helvetica Neue Light" w:hAnsi="Helvetica Neue Light"/>
                <w:sz w:val="21"/>
                <w:szCs w:val="21"/>
                <w:lang w:val="es-419"/>
              </w:rPr>
            </w:pPr>
            <w:r w:rsidRPr="00927C0F">
              <w:rPr>
                <w:rFonts w:ascii="Helvetica Neue Light" w:hAnsi="Helvetica Neue Light"/>
                <w:sz w:val="21"/>
                <w:szCs w:val="21"/>
                <w:lang w:val="es-419"/>
              </w:rPr>
              <w:t xml:space="preserve">34.679,75 </w:t>
            </w:r>
            <w:r w:rsidR="00DF2856">
              <w:rPr>
                <w:rFonts w:ascii="Helvetica Neue Light" w:hAnsi="Helvetica Neue Light"/>
                <w:sz w:val="21"/>
                <w:szCs w:val="21"/>
                <w:lang w:val="es-419"/>
              </w:rPr>
              <w:t xml:space="preserve"> </w:t>
            </w:r>
            <w:r w:rsidR="003B2D2D" w:rsidRPr="0534C0F8">
              <w:rPr>
                <w:rFonts w:ascii="Helvetica Neue Light" w:hAnsi="Helvetica Neue Light"/>
                <w:sz w:val="21"/>
                <w:szCs w:val="21"/>
                <w:lang w:val="es-419"/>
              </w:rPr>
              <w:t>kWh</w:t>
            </w:r>
          </w:p>
        </w:tc>
      </w:tr>
      <w:tr w:rsidR="003B2D2D" w:rsidRPr="00A94A8D" w14:paraId="62FFFA0C" w14:textId="0EA271ED" w:rsidTr="0534C0F8">
        <w:trPr>
          <w:trHeight w:val="369"/>
        </w:trPr>
        <w:tc>
          <w:tcPr>
            <w:tcW w:w="2647" w:type="dxa"/>
            <w:vMerge w:val="restart"/>
            <w:shd w:val="clear" w:color="auto" w:fill="D9D9D9" w:themeFill="background1" w:themeFillShade="D9"/>
            <w:vAlign w:val="center"/>
          </w:tcPr>
          <w:p w14:paraId="4876A262" w14:textId="0CDA78F3" w:rsidR="003B2D2D" w:rsidRPr="00A94A8D" w:rsidRDefault="003B2D2D" w:rsidP="003B2D2D">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Cuenta Bancaria del Cedente</w:t>
            </w:r>
          </w:p>
        </w:tc>
        <w:tc>
          <w:tcPr>
            <w:tcW w:w="3240" w:type="dxa"/>
            <w:vAlign w:val="center"/>
          </w:tcPr>
          <w:p w14:paraId="0A406218" w14:textId="602FA328" w:rsidR="003B2D2D" w:rsidRPr="00272C80" w:rsidRDefault="003B2D2D" w:rsidP="003B2D2D">
            <w:pPr>
              <w:pStyle w:val="Sinespaciado"/>
              <w:rPr>
                <w:rFonts w:ascii="Helvetica Neue Light" w:hAnsi="Helvetica Neue Light"/>
                <w:b/>
                <w:bCs/>
                <w:sz w:val="20"/>
                <w:szCs w:val="20"/>
                <w:lang w:val="es-419"/>
              </w:rPr>
            </w:pPr>
            <w:r w:rsidRPr="00272C80">
              <w:rPr>
                <w:rFonts w:ascii="Helvetica Neue Light" w:hAnsi="Helvetica Neue Light"/>
                <w:b/>
                <w:bCs/>
                <w:sz w:val="20"/>
                <w:szCs w:val="20"/>
                <w:lang w:val="es-419"/>
              </w:rPr>
              <w:t>Titular</w:t>
            </w:r>
            <w:r>
              <w:rPr>
                <w:rFonts w:ascii="Helvetica Neue Light" w:hAnsi="Helvetica Neue Light"/>
                <w:b/>
                <w:bCs/>
                <w:sz w:val="20"/>
                <w:szCs w:val="20"/>
                <w:lang w:val="es-419"/>
              </w:rPr>
              <w:t>:</w:t>
            </w:r>
          </w:p>
        </w:tc>
        <w:tc>
          <w:tcPr>
            <w:tcW w:w="2743" w:type="dxa"/>
            <w:vAlign w:val="center"/>
          </w:tcPr>
          <w:p w14:paraId="08F953A3" w14:textId="32C0428F" w:rsidR="003B2D2D" w:rsidRPr="00A94A8D" w:rsidRDefault="006B5A3F" w:rsidP="0534C0F8">
            <w:pPr>
              <w:pStyle w:val="Sinespaciado"/>
            </w:pPr>
            <w:r w:rsidRPr="004753C7">
              <w:rPr>
                <w:rFonts w:ascii="Helvetica Neue Light" w:hAnsi="Helvetica Neue Light"/>
                <w:sz w:val="21"/>
                <w:szCs w:val="21"/>
                <w:highlight w:val="yellow"/>
                <w:lang w:val="es-419"/>
              </w:rPr>
              <w:t>[•]</w:t>
            </w:r>
          </w:p>
        </w:tc>
      </w:tr>
      <w:tr w:rsidR="003B2D2D" w:rsidRPr="00A94A8D" w14:paraId="5487640F" w14:textId="77777777" w:rsidTr="0534C0F8">
        <w:trPr>
          <w:trHeight w:val="369"/>
        </w:trPr>
        <w:tc>
          <w:tcPr>
            <w:tcW w:w="2647" w:type="dxa"/>
            <w:vMerge/>
            <w:vAlign w:val="center"/>
          </w:tcPr>
          <w:p w14:paraId="2B268E44" w14:textId="77777777" w:rsidR="003B2D2D" w:rsidRPr="00A94A8D" w:rsidRDefault="003B2D2D" w:rsidP="003B2D2D">
            <w:pPr>
              <w:pStyle w:val="Sinespaciado"/>
              <w:jc w:val="center"/>
              <w:rPr>
                <w:rFonts w:ascii="Helvetica Neue Light" w:hAnsi="Helvetica Neue Light"/>
                <w:b/>
                <w:bCs/>
                <w:sz w:val="20"/>
                <w:szCs w:val="20"/>
                <w:lang w:val="es-419"/>
              </w:rPr>
            </w:pPr>
          </w:p>
        </w:tc>
        <w:tc>
          <w:tcPr>
            <w:tcW w:w="3240" w:type="dxa"/>
            <w:vAlign w:val="center"/>
          </w:tcPr>
          <w:p w14:paraId="012CA292" w14:textId="1E930F39" w:rsidR="003B2D2D" w:rsidRPr="00272C80" w:rsidRDefault="003B2D2D" w:rsidP="003B2D2D">
            <w:pPr>
              <w:pStyle w:val="Sinespaciado"/>
              <w:rPr>
                <w:rFonts w:ascii="Helvetica Neue Light" w:hAnsi="Helvetica Neue Light"/>
                <w:b/>
                <w:bCs/>
                <w:sz w:val="20"/>
                <w:szCs w:val="20"/>
                <w:lang w:val="es-419"/>
              </w:rPr>
            </w:pPr>
            <w:r w:rsidRPr="00272C80">
              <w:rPr>
                <w:rFonts w:ascii="Helvetica Neue Light" w:hAnsi="Helvetica Neue Light"/>
                <w:b/>
                <w:bCs/>
                <w:sz w:val="20"/>
                <w:szCs w:val="20"/>
                <w:lang w:val="es-419"/>
              </w:rPr>
              <w:t>IBAN</w:t>
            </w:r>
            <w:r>
              <w:rPr>
                <w:rFonts w:ascii="Helvetica Neue Light" w:hAnsi="Helvetica Neue Light"/>
                <w:b/>
                <w:bCs/>
                <w:sz w:val="20"/>
                <w:szCs w:val="20"/>
                <w:lang w:val="es-419"/>
              </w:rPr>
              <w:t>:</w:t>
            </w:r>
          </w:p>
        </w:tc>
        <w:tc>
          <w:tcPr>
            <w:tcW w:w="2743" w:type="dxa"/>
            <w:vAlign w:val="center"/>
          </w:tcPr>
          <w:p w14:paraId="286562AE" w14:textId="15BCA9B6" w:rsidR="003B2D2D" w:rsidRPr="00A94A8D" w:rsidRDefault="006B5A3F" w:rsidP="0534C0F8">
            <w:pPr>
              <w:pStyle w:val="Sinespaciado"/>
              <w:rPr>
                <w:rFonts w:ascii="Helvetica Neue Light" w:hAnsi="Helvetica Neue Light"/>
                <w:sz w:val="18"/>
                <w:szCs w:val="18"/>
                <w:lang w:val="es-419"/>
              </w:rPr>
            </w:pPr>
            <w:r w:rsidRPr="004753C7">
              <w:rPr>
                <w:rFonts w:ascii="Helvetica Neue Light" w:hAnsi="Helvetica Neue Light"/>
                <w:sz w:val="21"/>
                <w:szCs w:val="21"/>
                <w:highlight w:val="yellow"/>
                <w:lang w:val="es-419"/>
              </w:rPr>
              <w:t>[•]</w:t>
            </w:r>
          </w:p>
        </w:tc>
      </w:tr>
      <w:tr w:rsidR="003B2D2D" w:rsidRPr="00A94A8D" w14:paraId="246C3610" w14:textId="77777777" w:rsidTr="0534C0F8">
        <w:trPr>
          <w:trHeight w:val="369"/>
        </w:trPr>
        <w:tc>
          <w:tcPr>
            <w:tcW w:w="2647" w:type="dxa"/>
            <w:vMerge/>
            <w:vAlign w:val="center"/>
          </w:tcPr>
          <w:p w14:paraId="6916774A" w14:textId="77777777" w:rsidR="003B2D2D" w:rsidRPr="00A94A8D" w:rsidRDefault="003B2D2D" w:rsidP="003B2D2D">
            <w:pPr>
              <w:pStyle w:val="Sinespaciado"/>
              <w:jc w:val="center"/>
              <w:rPr>
                <w:rFonts w:ascii="Helvetica Neue Light" w:hAnsi="Helvetica Neue Light"/>
                <w:b/>
                <w:bCs/>
                <w:sz w:val="20"/>
                <w:szCs w:val="20"/>
                <w:lang w:val="es-419"/>
              </w:rPr>
            </w:pPr>
          </w:p>
        </w:tc>
        <w:tc>
          <w:tcPr>
            <w:tcW w:w="3240" w:type="dxa"/>
            <w:vAlign w:val="center"/>
          </w:tcPr>
          <w:p w14:paraId="1DEB4054" w14:textId="0ABBC172" w:rsidR="003B2D2D" w:rsidRPr="00272C80" w:rsidRDefault="003B2D2D" w:rsidP="003B2D2D">
            <w:pPr>
              <w:pStyle w:val="Sinespaciado"/>
              <w:rPr>
                <w:rFonts w:ascii="Helvetica Neue Light" w:hAnsi="Helvetica Neue Light"/>
                <w:b/>
                <w:bCs/>
                <w:sz w:val="20"/>
                <w:szCs w:val="20"/>
                <w:lang w:val="es-419"/>
              </w:rPr>
            </w:pPr>
            <w:r w:rsidRPr="00272C80">
              <w:rPr>
                <w:rFonts w:ascii="Helvetica Neue Light" w:hAnsi="Helvetica Neue Light"/>
                <w:b/>
                <w:bCs/>
                <w:sz w:val="20"/>
                <w:szCs w:val="20"/>
                <w:lang w:val="es-419"/>
              </w:rPr>
              <w:t>SWIFT</w:t>
            </w:r>
            <w:r>
              <w:rPr>
                <w:rFonts w:ascii="Helvetica Neue Light" w:hAnsi="Helvetica Neue Light"/>
                <w:b/>
                <w:bCs/>
                <w:sz w:val="20"/>
                <w:szCs w:val="20"/>
                <w:lang w:val="es-419"/>
              </w:rPr>
              <w:t>:</w:t>
            </w:r>
          </w:p>
        </w:tc>
        <w:tc>
          <w:tcPr>
            <w:tcW w:w="2743" w:type="dxa"/>
            <w:vAlign w:val="center"/>
          </w:tcPr>
          <w:p w14:paraId="650FA650" w14:textId="172091CF" w:rsidR="003B2D2D" w:rsidRPr="00A94A8D" w:rsidRDefault="00CE7554" w:rsidP="003B2D2D">
            <w:pPr>
              <w:pStyle w:val="Sinespaciado"/>
              <w:rPr>
                <w:rFonts w:ascii="Helvetica Neue Light" w:hAnsi="Helvetica Neue Light"/>
                <w:sz w:val="20"/>
                <w:szCs w:val="20"/>
                <w:lang w:val="es-419"/>
              </w:rPr>
            </w:pPr>
            <w:r w:rsidRPr="004753C7">
              <w:rPr>
                <w:rFonts w:ascii="Helvetica Neue Light" w:hAnsi="Helvetica Neue Light"/>
                <w:sz w:val="21"/>
                <w:szCs w:val="21"/>
                <w:highlight w:val="yellow"/>
                <w:lang w:val="es-419"/>
              </w:rPr>
              <w:t>[•]</w:t>
            </w:r>
          </w:p>
        </w:tc>
      </w:tr>
      <w:tr w:rsidR="003B2D2D" w:rsidRPr="00A94A8D" w14:paraId="05B807DE" w14:textId="77777777" w:rsidTr="0534C0F8">
        <w:trPr>
          <w:trHeight w:val="369"/>
        </w:trPr>
        <w:tc>
          <w:tcPr>
            <w:tcW w:w="2647" w:type="dxa"/>
            <w:vMerge/>
            <w:vAlign w:val="center"/>
          </w:tcPr>
          <w:p w14:paraId="6662C5F9" w14:textId="77777777" w:rsidR="003B2D2D" w:rsidRPr="00A94A8D" w:rsidRDefault="003B2D2D" w:rsidP="003B2D2D">
            <w:pPr>
              <w:pStyle w:val="Sinespaciado"/>
              <w:jc w:val="center"/>
              <w:rPr>
                <w:rFonts w:ascii="Helvetica Neue Light" w:hAnsi="Helvetica Neue Light"/>
                <w:b/>
                <w:bCs/>
                <w:sz w:val="20"/>
                <w:szCs w:val="20"/>
                <w:lang w:val="es-419"/>
              </w:rPr>
            </w:pPr>
          </w:p>
        </w:tc>
        <w:tc>
          <w:tcPr>
            <w:tcW w:w="3240" w:type="dxa"/>
            <w:vAlign w:val="center"/>
          </w:tcPr>
          <w:p w14:paraId="7651CA34" w14:textId="5FF8EDAE" w:rsidR="003B2D2D" w:rsidRPr="00272C80" w:rsidRDefault="003B2D2D" w:rsidP="003B2D2D">
            <w:pPr>
              <w:pStyle w:val="Sinespaciado"/>
              <w:rPr>
                <w:rFonts w:ascii="Helvetica Neue Light" w:hAnsi="Helvetica Neue Light"/>
                <w:b/>
                <w:bCs/>
                <w:sz w:val="20"/>
                <w:szCs w:val="20"/>
                <w:lang w:val="es-419"/>
              </w:rPr>
            </w:pPr>
            <w:r w:rsidRPr="00272C80">
              <w:rPr>
                <w:rFonts w:ascii="Helvetica Neue Light" w:hAnsi="Helvetica Neue Light"/>
                <w:b/>
                <w:bCs/>
                <w:sz w:val="20"/>
                <w:szCs w:val="20"/>
                <w:lang w:val="es-419"/>
              </w:rPr>
              <w:t>Entidad Bancaria</w:t>
            </w:r>
            <w:r>
              <w:rPr>
                <w:rFonts w:ascii="Helvetica Neue Light" w:hAnsi="Helvetica Neue Light"/>
                <w:b/>
                <w:bCs/>
                <w:sz w:val="20"/>
                <w:szCs w:val="20"/>
                <w:lang w:val="es-419"/>
              </w:rPr>
              <w:t>:</w:t>
            </w:r>
          </w:p>
        </w:tc>
        <w:tc>
          <w:tcPr>
            <w:tcW w:w="2743" w:type="dxa"/>
            <w:vAlign w:val="center"/>
          </w:tcPr>
          <w:p w14:paraId="3AC72A8C" w14:textId="36341ED3" w:rsidR="003B2D2D" w:rsidRPr="00A94A8D" w:rsidRDefault="00CE7554" w:rsidP="003B2D2D">
            <w:pPr>
              <w:pStyle w:val="Sinespaciado"/>
              <w:rPr>
                <w:rFonts w:ascii="Helvetica Neue Light" w:hAnsi="Helvetica Neue Light"/>
                <w:sz w:val="20"/>
                <w:szCs w:val="20"/>
                <w:lang w:val="es-419"/>
              </w:rPr>
            </w:pPr>
            <w:r w:rsidRPr="004753C7">
              <w:rPr>
                <w:rFonts w:ascii="Helvetica Neue Light" w:hAnsi="Helvetica Neue Light"/>
                <w:sz w:val="21"/>
                <w:szCs w:val="21"/>
                <w:highlight w:val="yellow"/>
                <w:lang w:val="es-419"/>
              </w:rPr>
              <w:t>[•]</w:t>
            </w:r>
          </w:p>
        </w:tc>
      </w:tr>
      <w:tr w:rsidR="003B2D2D" w:rsidRPr="00E72617" w14:paraId="1D340EBC" w14:textId="40B2633A" w:rsidTr="0534C0F8">
        <w:trPr>
          <w:trHeight w:val="369"/>
        </w:trPr>
        <w:tc>
          <w:tcPr>
            <w:tcW w:w="2647" w:type="dxa"/>
            <w:vMerge w:val="restart"/>
            <w:shd w:val="clear" w:color="auto" w:fill="D9D9D9" w:themeFill="background1" w:themeFillShade="D9"/>
            <w:vAlign w:val="center"/>
          </w:tcPr>
          <w:p w14:paraId="1B24CB3C" w14:textId="007D4D39" w:rsidR="003B2D2D" w:rsidRPr="00A94A8D" w:rsidRDefault="003B2D2D" w:rsidP="003B2D2D">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Contacto y Direcciones a efectos de Notificaciones</w:t>
            </w:r>
          </w:p>
        </w:tc>
        <w:tc>
          <w:tcPr>
            <w:tcW w:w="3240" w:type="dxa"/>
            <w:vAlign w:val="center"/>
          </w:tcPr>
          <w:p w14:paraId="6D958C4B" w14:textId="4A3E350C" w:rsidR="003B2D2D" w:rsidRPr="006B7C0C" w:rsidRDefault="003B2D2D" w:rsidP="003B2D2D">
            <w:pPr>
              <w:pStyle w:val="Sinespaciado"/>
              <w:rPr>
                <w:rFonts w:ascii="Helvetica Neue Light" w:hAnsi="Helvetica Neue Light"/>
                <w:b/>
                <w:bCs/>
                <w:sz w:val="20"/>
                <w:szCs w:val="20"/>
                <w:lang w:val="es-419"/>
              </w:rPr>
            </w:pPr>
            <w:r w:rsidRPr="006B7C0C">
              <w:rPr>
                <w:rFonts w:ascii="Helvetica Neue Light" w:hAnsi="Helvetica Neue Light"/>
                <w:b/>
                <w:bCs/>
                <w:sz w:val="20"/>
                <w:szCs w:val="20"/>
                <w:lang w:val="es-419"/>
              </w:rPr>
              <w:t>Persona de Contacto:</w:t>
            </w:r>
          </w:p>
        </w:tc>
        <w:tc>
          <w:tcPr>
            <w:tcW w:w="2743" w:type="dxa"/>
            <w:vAlign w:val="center"/>
          </w:tcPr>
          <w:p w14:paraId="169588E1" w14:textId="5AC964C4" w:rsidR="003B2D2D" w:rsidRPr="00A94A8D" w:rsidRDefault="006B5A3F" w:rsidP="0534C0F8">
            <w:pPr>
              <w:pStyle w:val="Sinespaciado"/>
              <w:rPr>
                <w:rFonts w:ascii="Helvetica Neue Light" w:hAnsi="Helvetica Neue Light"/>
                <w:sz w:val="18"/>
                <w:szCs w:val="18"/>
                <w:lang w:val="es-419"/>
              </w:rPr>
            </w:pPr>
            <w:r w:rsidRPr="004753C7">
              <w:rPr>
                <w:rFonts w:ascii="Helvetica Neue Light" w:hAnsi="Helvetica Neue Light"/>
                <w:sz w:val="21"/>
                <w:szCs w:val="21"/>
                <w:highlight w:val="yellow"/>
                <w:lang w:val="es-419"/>
              </w:rPr>
              <w:t>[•]</w:t>
            </w:r>
          </w:p>
        </w:tc>
      </w:tr>
      <w:tr w:rsidR="003B2D2D" w:rsidRPr="00E72617" w14:paraId="51E0067E" w14:textId="77777777" w:rsidTr="0534C0F8">
        <w:trPr>
          <w:trHeight w:val="369"/>
        </w:trPr>
        <w:tc>
          <w:tcPr>
            <w:tcW w:w="2647" w:type="dxa"/>
            <w:vMerge/>
            <w:vAlign w:val="center"/>
          </w:tcPr>
          <w:p w14:paraId="2AE4371C" w14:textId="77777777" w:rsidR="003B2D2D" w:rsidRPr="00A94A8D" w:rsidRDefault="003B2D2D" w:rsidP="003B2D2D">
            <w:pPr>
              <w:pStyle w:val="Sinespaciado"/>
              <w:jc w:val="center"/>
              <w:rPr>
                <w:rFonts w:ascii="Helvetica Neue Light" w:hAnsi="Helvetica Neue Light"/>
                <w:b/>
                <w:bCs/>
                <w:sz w:val="20"/>
                <w:szCs w:val="20"/>
                <w:lang w:val="es-419"/>
              </w:rPr>
            </w:pPr>
          </w:p>
        </w:tc>
        <w:tc>
          <w:tcPr>
            <w:tcW w:w="3240" w:type="dxa"/>
            <w:vAlign w:val="center"/>
          </w:tcPr>
          <w:p w14:paraId="1022E7FE" w14:textId="146E9E05" w:rsidR="003B2D2D" w:rsidRPr="006B7C0C" w:rsidRDefault="003B2D2D" w:rsidP="003B2D2D">
            <w:pPr>
              <w:pStyle w:val="Sinespaciado"/>
              <w:rPr>
                <w:rFonts w:ascii="Helvetica Neue Light" w:hAnsi="Helvetica Neue Light"/>
                <w:b/>
                <w:bCs/>
                <w:sz w:val="20"/>
                <w:szCs w:val="20"/>
                <w:lang w:val="es-419"/>
              </w:rPr>
            </w:pPr>
            <w:r w:rsidRPr="006B7C0C">
              <w:rPr>
                <w:rFonts w:ascii="Helvetica Neue Light" w:hAnsi="Helvetica Neue Light"/>
                <w:b/>
                <w:bCs/>
                <w:sz w:val="20"/>
                <w:szCs w:val="20"/>
                <w:lang w:val="es-419"/>
              </w:rPr>
              <w:t>Email:</w:t>
            </w:r>
          </w:p>
        </w:tc>
        <w:tc>
          <w:tcPr>
            <w:tcW w:w="2743" w:type="dxa"/>
            <w:vAlign w:val="center"/>
          </w:tcPr>
          <w:p w14:paraId="262AC54E" w14:textId="52783488" w:rsidR="003B2D2D" w:rsidRPr="00A94A8D" w:rsidRDefault="006B5A3F" w:rsidP="0534C0F8">
            <w:pPr>
              <w:pStyle w:val="Sinespaciado"/>
              <w:rPr>
                <w:rFonts w:ascii="Helvetica Neue Light" w:hAnsi="Helvetica Neue Light"/>
                <w:sz w:val="21"/>
                <w:szCs w:val="21"/>
                <w:lang w:val="es-419"/>
              </w:rPr>
            </w:pPr>
            <w:r w:rsidRPr="004753C7">
              <w:rPr>
                <w:rFonts w:ascii="Helvetica Neue Light" w:hAnsi="Helvetica Neue Light"/>
                <w:sz w:val="21"/>
                <w:szCs w:val="21"/>
                <w:highlight w:val="yellow"/>
                <w:lang w:val="es-419"/>
              </w:rPr>
              <w:t>[•]</w:t>
            </w:r>
          </w:p>
        </w:tc>
      </w:tr>
      <w:tr w:rsidR="003B2D2D" w:rsidRPr="00E72617" w14:paraId="31F16798" w14:textId="77777777" w:rsidTr="0534C0F8">
        <w:trPr>
          <w:trHeight w:val="369"/>
        </w:trPr>
        <w:tc>
          <w:tcPr>
            <w:tcW w:w="2647" w:type="dxa"/>
            <w:vMerge/>
            <w:vAlign w:val="center"/>
          </w:tcPr>
          <w:p w14:paraId="1A6602B7" w14:textId="77777777" w:rsidR="003B2D2D" w:rsidRPr="00A94A8D" w:rsidRDefault="003B2D2D" w:rsidP="003B2D2D">
            <w:pPr>
              <w:pStyle w:val="Sinespaciado"/>
              <w:jc w:val="center"/>
              <w:rPr>
                <w:rFonts w:ascii="Helvetica Neue Light" w:hAnsi="Helvetica Neue Light"/>
                <w:b/>
                <w:bCs/>
                <w:sz w:val="20"/>
                <w:szCs w:val="20"/>
                <w:lang w:val="es-419"/>
              </w:rPr>
            </w:pPr>
          </w:p>
        </w:tc>
        <w:tc>
          <w:tcPr>
            <w:tcW w:w="3240" w:type="dxa"/>
            <w:vAlign w:val="center"/>
          </w:tcPr>
          <w:p w14:paraId="5682F262" w14:textId="69B1A431" w:rsidR="003B2D2D" w:rsidRPr="006B7C0C" w:rsidRDefault="003B2D2D" w:rsidP="003B2D2D">
            <w:pPr>
              <w:pStyle w:val="Sinespaciado"/>
              <w:rPr>
                <w:rFonts w:ascii="Helvetica Neue Light" w:hAnsi="Helvetica Neue Light"/>
                <w:b/>
                <w:bCs/>
                <w:sz w:val="20"/>
                <w:szCs w:val="20"/>
                <w:lang w:val="es-419"/>
              </w:rPr>
            </w:pPr>
            <w:r w:rsidRPr="006B7C0C">
              <w:rPr>
                <w:rFonts w:ascii="Helvetica Neue Light" w:hAnsi="Helvetica Neue Light"/>
                <w:b/>
                <w:bCs/>
                <w:sz w:val="20"/>
                <w:szCs w:val="20"/>
                <w:lang w:val="es-419"/>
              </w:rPr>
              <w:t>Teléfono:</w:t>
            </w:r>
          </w:p>
        </w:tc>
        <w:tc>
          <w:tcPr>
            <w:tcW w:w="2743" w:type="dxa"/>
            <w:vAlign w:val="center"/>
          </w:tcPr>
          <w:p w14:paraId="78997383" w14:textId="2EDACF21" w:rsidR="003B2D2D" w:rsidRPr="00A94A8D" w:rsidRDefault="006B5A3F" w:rsidP="0534C0F8">
            <w:pPr>
              <w:pStyle w:val="Sinespaciado"/>
              <w:rPr>
                <w:rFonts w:ascii="Helvetica Neue Light" w:hAnsi="Helvetica Neue Light"/>
                <w:sz w:val="21"/>
                <w:szCs w:val="21"/>
                <w:lang w:val="es-419"/>
              </w:rPr>
            </w:pPr>
            <w:r w:rsidRPr="004753C7">
              <w:rPr>
                <w:rFonts w:ascii="Helvetica Neue Light" w:hAnsi="Helvetica Neue Light"/>
                <w:sz w:val="21"/>
                <w:szCs w:val="21"/>
                <w:highlight w:val="yellow"/>
                <w:lang w:val="es-419"/>
              </w:rPr>
              <w:t>[•]</w:t>
            </w:r>
          </w:p>
        </w:tc>
      </w:tr>
      <w:tr w:rsidR="003B2D2D" w:rsidRPr="006B7C0C" w14:paraId="2C8C0B50" w14:textId="465AF003" w:rsidTr="0534C0F8">
        <w:trPr>
          <w:trHeight w:val="369"/>
        </w:trPr>
        <w:tc>
          <w:tcPr>
            <w:tcW w:w="2647" w:type="dxa"/>
            <w:vMerge w:val="restart"/>
            <w:shd w:val="clear" w:color="auto" w:fill="D9D9D9" w:themeFill="background1" w:themeFillShade="D9"/>
            <w:vAlign w:val="center"/>
          </w:tcPr>
          <w:p w14:paraId="6EB94932" w14:textId="4E3DC681" w:rsidR="003B2D2D" w:rsidRPr="00A94A8D" w:rsidRDefault="003B2D2D" w:rsidP="003B2D2D">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 xml:space="preserve">Financiación Publica </w:t>
            </w:r>
            <w:r w:rsidRPr="009F55F0">
              <w:rPr>
                <w:rFonts w:ascii="Helvetica Neue Light" w:hAnsi="Helvetica Neue Light"/>
                <w:b/>
                <w:bCs/>
                <w:sz w:val="20"/>
                <w:szCs w:val="20"/>
                <w:lang w:val="es-419"/>
              </w:rPr>
              <w:t>Solicitada</w:t>
            </w:r>
          </w:p>
        </w:tc>
        <w:tc>
          <w:tcPr>
            <w:tcW w:w="3240" w:type="dxa"/>
            <w:vAlign w:val="center"/>
          </w:tcPr>
          <w:p w14:paraId="5539FC2C" w14:textId="6BA246F8" w:rsidR="003B2D2D" w:rsidRPr="006B7C0C" w:rsidRDefault="003B2D2D" w:rsidP="003B2D2D">
            <w:pPr>
              <w:pStyle w:val="Sinespaciado"/>
              <w:rPr>
                <w:rFonts w:ascii="Helvetica Neue Light" w:hAnsi="Helvetica Neue Light"/>
                <w:b/>
                <w:bCs/>
                <w:sz w:val="20"/>
                <w:szCs w:val="20"/>
                <w:lang w:val="es-419"/>
              </w:rPr>
            </w:pPr>
            <w:r w:rsidRPr="006B7C0C">
              <w:rPr>
                <w:rFonts w:ascii="Helvetica Neue Light" w:hAnsi="Helvetica Neue Light"/>
                <w:b/>
                <w:bCs/>
                <w:sz w:val="20"/>
                <w:szCs w:val="20"/>
                <w:lang w:val="es-ES"/>
              </w:rPr>
              <w:t>¿Se ha solicitado</w:t>
            </w:r>
            <w:r w:rsidRPr="006B7C0C">
              <w:rPr>
                <w:rFonts w:ascii="Helvetica Neue Light" w:hAnsi="Helvetica Neue Light"/>
                <w:b/>
                <w:bCs/>
                <w:sz w:val="20"/>
                <w:szCs w:val="20"/>
                <w:lang w:val="es-ES_tradnl"/>
              </w:rPr>
              <w:t xml:space="preserve">? </w:t>
            </w:r>
          </w:p>
        </w:tc>
        <w:tc>
          <w:tcPr>
            <w:tcW w:w="2743" w:type="dxa"/>
            <w:vAlign w:val="center"/>
          </w:tcPr>
          <w:p w14:paraId="29B6713E" w14:textId="2CAD60EC" w:rsidR="003B2D2D" w:rsidRPr="00A94A8D" w:rsidRDefault="000054AA" w:rsidP="0534C0F8">
            <w:pPr>
              <w:pStyle w:val="Sinespaciado"/>
              <w:rPr>
                <w:rFonts w:ascii="Helvetica Neue Light" w:hAnsi="Helvetica Neue Light"/>
                <w:sz w:val="21"/>
                <w:szCs w:val="21"/>
                <w:lang w:val="es-419"/>
              </w:rPr>
            </w:pPr>
            <w:r w:rsidRPr="000054AA">
              <w:rPr>
                <w:rFonts w:ascii="Helvetica Neue Light" w:hAnsi="Helvetica Neue Light"/>
                <w:sz w:val="21"/>
                <w:szCs w:val="21"/>
                <w:lang w:val="es-419"/>
              </w:rPr>
              <w:t>No</w:t>
            </w:r>
          </w:p>
        </w:tc>
      </w:tr>
      <w:tr w:rsidR="003B2D2D" w:rsidRPr="00A94A8D" w14:paraId="26C81D4A" w14:textId="77777777" w:rsidTr="0534C0F8">
        <w:trPr>
          <w:trHeight w:val="369"/>
        </w:trPr>
        <w:tc>
          <w:tcPr>
            <w:tcW w:w="2647" w:type="dxa"/>
            <w:vMerge/>
            <w:vAlign w:val="center"/>
          </w:tcPr>
          <w:p w14:paraId="0CA1CDA6" w14:textId="77777777" w:rsidR="003B2D2D" w:rsidRPr="00A94A8D" w:rsidRDefault="003B2D2D" w:rsidP="003B2D2D">
            <w:pPr>
              <w:pStyle w:val="Sinespaciado"/>
              <w:jc w:val="center"/>
              <w:rPr>
                <w:rFonts w:ascii="Helvetica Neue Light" w:hAnsi="Helvetica Neue Light"/>
                <w:b/>
                <w:bCs/>
                <w:sz w:val="20"/>
                <w:szCs w:val="20"/>
                <w:lang w:val="es-419"/>
              </w:rPr>
            </w:pPr>
          </w:p>
        </w:tc>
        <w:tc>
          <w:tcPr>
            <w:tcW w:w="3240" w:type="dxa"/>
            <w:vAlign w:val="center"/>
          </w:tcPr>
          <w:p w14:paraId="365B182C" w14:textId="5D67420B" w:rsidR="003B2D2D" w:rsidRPr="006B7C0C" w:rsidRDefault="003B2D2D" w:rsidP="003B2D2D">
            <w:pPr>
              <w:pStyle w:val="Sinespaciado"/>
              <w:rPr>
                <w:rFonts w:ascii="Helvetica Neue Light" w:hAnsi="Helvetica Neue Light"/>
                <w:b/>
                <w:bCs/>
                <w:sz w:val="20"/>
                <w:szCs w:val="20"/>
                <w:lang w:val="es-419"/>
              </w:rPr>
            </w:pPr>
            <w:r w:rsidRPr="006B7C0C">
              <w:rPr>
                <w:rFonts w:ascii="Helvetica Neue Light" w:hAnsi="Helvetica Neue Light"/>
                <w:b/>
                <w:bCs/>
                <w:sz w:val="20"/>
                <w:szCs w:val="20"/>
                <w:lang w:val="es-419"/>
              </w:rPr>
              <w:t>Programa</w:t>
            </w:r>
            <w:r>
              <w:rPr>
                <w:rFonts w:ascii="Helvetica Neue Light" w:hAnsi="Helvetica Neue Light"/>
                <w:b/>
                <w:bCs/>
                <w:sz w:val="20"/>
                <w:szCs w:val="20"/>
                <w:lang w:val="es-419"/>
              </w:rPr>
              <w:t>:</w:t>
            </w:r>
          </w:p>
        </w:tc>
        <w:tc>
          <w:tcPr>
            <w:tcW w:w="2743" w:type="dxa"/>
            <w:vAlign w:val="center"/>
          </w:tcPr>
          <w:p w14:paraId="5FBB12AB" w14:textId="55A94CE7" w:rsidR="003B2D2D" w:rsidRPr="00A94A8D" w:rsidRDefault="000054AA" w:rsidP="0534C0F8">
            <w:pPr>
              <w:pStyle w:val="Sinespaciado"/>
              <w:rPr>
                <w:rFonts w:ascii="Helvetica Neue Light" w:hAnsi="Helvetica Neue Light"/>
                <w:sz w:val="21"/>
                <w:szCs w:val="21"/>
                <w:lang w:val="es-419"/>
              </w:rPr>
            </w:pPr>
            <w:r>
              <w:rPr>
                <w:rFonts w:ascii="Helvetica Neue Light" w:hAnsi="Helvetica Neue Light"/>
                <w:sz w:val="21"/>
                <w:szCs w:val="21"/>
                <w:lang w:val="es-419"/>
              </w:rPr>
              <w:t>-</w:t>
            </w:r>
          </w:p>
        </w:tc>
      </w:tr>
      <w:tr w:rsidR="003B2D2D" w:rsidRPr="00327C63" w14:paraId="0D53DF42" w14:textId="77777777" w:rsidTr="0534C0F8">
        <w:trPr>
          <w:trHeight w:val="369"/>
        </w:trPr>
        <w:tc>
          <w:tcPr>
            <w:tcW w:w="2647" w:type="dxa"/>
            <w:vMerge/>
            <w:vAlign w:val="center"/>
          </w:tcPr>
          <w:p w14:paraId="66185A53" w14:textId="77777777" w:rsidR="003B2D2D" w:rsidRPr="00A94A8D" w:rsidRDefault="003B2D2D" w:rsidP="003B2D2D">
            <w:pPr>
              <w:pStyle w:val="Sinespaciado"/>
              <w:jc w:val="center"/>
              <w:rPr>
                <w:rFonts w:ascii="Helvetica Neue Light" w:hAnsi="Helvetica Neue Light"/>
                <w:b/>
                <w:bCs/>
                <w:sz w:val="20"/>
                <w:szCs w:val="20"/>
                <w:lang w:val="es-419"/>
              </w:rPr>
            </w:pPr>
          </w:p>
        </w:tc>
        <w:tc>
          <w:tcPr>
            <w:tcW w:w="3240" w:type="dxa"/>
            <w:vAlign w:val="center"/>
          </w:tcPr>
          <w:p w14:paraId="4F4E1611" w14:textId="5D5D7CE8" w:rsidR="003B2D2D" w:rsidRPr="006B7C0C" w:rsidRDefault="003B2D2D" w:rsidP="003B2D2D">
            <w:pPr>
              <w:pStyle w:val="Sinespaciado"/>
              <w:rPr>
                <w:rFonts w:ascii="Helvetica Neue Light" w:hAnsi="Helvetica Neue Light"/>
                <w:b/>
                <w:bCs/>
                <w:sz w:val="20"/>
                <w:szCs w:val="20"/>
                <w:lang w:val="es-419"/>
              </w:rPr>
            </w:pPr>
            <w:r w:rsidRPr="006B7C0C">
              <w:rPr>
                <w:rFonts w:ascii="Helvetica Neue Light" w:hAnsi="Helvetica Neue Light"/>
                <w:b/>
                <w:bCs/>
                <w:sz w:val="20"/>
                <w:szCs w:val="20"/>
                <w:lang w:val="es-419"/>
              </w:rPr>
              <w:t>Entidad</w:t>
            </w:r>
            <w:r>
              <w:rPr>
                <w:rFonts w:ascii="Helvetica Neue Light" w:hAnsi="Helvetica Neue Light"/>
                <w:b/>
                <w:bCs/>
                <w:sz w:val="20"/>
                <w:szCs w:val="20"/>
                <w:lang w:val="es-419"/>
              </w:rPr>
              <w:t>:</w:t>
            </w:r>
          </w:p>
        </w:tc>
        <w:tc>
          <w:tcPr>
            <w:tcW w:w="2743" w:type="dxa"/>
            <w:vAlign w:val="center"/>
          </w:tcPr>
          <w:p w14:paraId="01B163F2" w14:textId="7DA16289" w:rsidR="003B2D2D" w:rsidRPr="00A94A8D" w:rsidRDefault="000054AA" w:rsidP="0534C0F8">
            <w:pPr>
              <w:pStyle w:val="Sinespaciado"/>
              <w:rPr>
                <w:rFonts w:ascii="Helvetica Neue Light" w:hAnsi="Helvetica Neue Light"/>
                <w:sz w:val="21"/>
                <w:szCs w:val="21"/>
                <w:lang w:val="es-419"/>
              </w:rPr>
            </w:pPr>
            <w:r>
              <w:rPr>
                <w:rFonts w:ascii="Helvetica Neue Light" w:hAnsi="Helvetica Neue Light"/>
                <w:sz w:val="21"/>
                <w:szCs w:val="21"/>
                <w:lang w:val="es-419"/>
              </w:rPr>
              <w:t>-</w:t>
            </w:r>
          </w:p>
        </w:tc>
      </w:tr>
      <w:tr w:rsidR="003B2D2D" w:rsidRPr="00A94A8D" w14:paraId="1B01550D" w14:textId="77777777" w:rsidTr="0534C0F8">
        <w:trPr>
          <w:trHeight w:val="369"/>
        </w:trPr>
        <w:tc>
          <w:tcPr>
            <w:tcW w:w="2647" w:type="dxa"/>
            <w:vMerge/>
            <w:vAlign w:val="center"/>
          </w:tcPr>
          <w:p w14:paraId="65A89E20" w14:textId="77777777" w:rsidR="003B2D2D" w:rsidRPr="00A94A8D" w:rsidRDefault="003B2D2D" w:rsidP="003B2D2D">
            <w:pPr>
              <w:pStyle w:val="Sinespaciado"/>
              <w:jc w:val="center"/>
              <w:rPr>
                <w:rFonts w:ascii="Helvetica Neue Light" w:hAnsi="Helvetica Neue Light"/>
                <w:b/>
                <w:bCs/>
                <w:sz w:val="20"/>
                <w:szCs w:val="20"/>
                <w:lang w:val="es-419"/>
              </w:rPr>
            </w:pPr>
          </w:p>
        </w:tc>
        <w:tc>
          <w:tcPr>
            <w:tcW w:w="3240" w:type="dxa"/>
            <w:vAlign w:val="center"/>
          </w:tcPr>
          <w:p w14:paraId="10C71679" w14:textId="668DB31C" w:rsidR="003B2D2D" w:rsidRPr="006B7C0C" w:rsidRDefault="003B2D2D" w:rsidP="003B2D2D">
            <w:pPr>
              <w:pStyle w:val="Sinespaciado"/>
              <w:rPr>
                <w:rFonts w:ascii="Helvetica Neue Light" w:hAnsi="Helvetica Neue Light"/>
                <w:b/>
                <w:bCs/>
                <w:sz w:val="20"/>
                <w:szCs w:val="20"/>
                <w:lang w:val="es-419"/>
              </w:rPr>
            </w:pPr>
            <w:r w:rsidRPr="006B7C0C">
              <w:rPr>
                <w:rFonts w:ascii="Helvetica Neue Light" w:hAnsi="Helvetica Neue Light"/>
                <w:b/>
                <w:bCs/>
                <w:sz w:val="20"/>
                <w:szCs w:val="20"/>
                <w:lang w:val="es-419"/>
              </w:rPr>
              <w:t>Importe</w:t>
            </w:r>
            <w:r>
              <w:rPr>
                <w:rFonts w:ascii="Helvetica Neue Light" w:hAnsi="Helvetica Neue Light"/>
                <w:b/>
                <w:bCs/>
                <w:sz w:val="20"/>
                <w:szCs w:val="20"/>
                <w:lang w:val="es-419"/>
              </w:rPr>
              <w:t>:</w:t>
            </w:r>
          </w:p>
        </w:tc>
        <w:tc>
          <w:tcPr>
            <w:tcW w:w="2743" w:type="dxa"/>
            <w:vAlign w:val="center"/>
          </w:tcPr>
          <w:p w14:paraId="40B5D6E1" w14:textId="58F58E22" w:rsidR="003B2D2D" w:rsidRPr="00A94A8D" w:rsidRDefault="000054AA" w:rsidP="0534C0F8">
            <w:pPr>
              <w:pStyle w:val="Sinespaciado"/>
              <w:rPr>
                <w:rFonts w:ascii="Helvetica Neue Light" w:hAnsi="Helvetica Neue Light"/>
                <w:sz w:val="21"/>
                <w:szCs w:val="21"/>
                <w:lang w:val="es-419"/>
              </w:rPr>
            </w:pPr>
            <w:r>
              <w:rPr>
                <w:rFonts w:ascii="Helvetica Neue Light" w:hAnsi="Helvetica Neue Light"/>
                <w:sz w:val="21"/>
                <w:szCs w:val="21"/>
                <w:lang w:val="es-419"/>
              </w:rPr>
              <w:t>-</w:t>
            </w:r>
          </w:p>
        </w:tc>
      </w:tr>
      <w:tr w:rsidR="003B2D2D" w:rsidRPr="007704A5" w14:paraId="784050F6" w14:textId="5600BC9E" w:rsidTr="0534C0F8">
        <w:trPr>
          <w:trHeight w:val="369"/>
        </w:trPr>
        <w:tc>
          <w:tcPr>
            <w:tcW w:w="2647" w:type="dxa"/>
            <w:vMerge w:val="restart"/>
            <w:shd w:val="clear" w:color="auto" w:fill="D9D9D9" w:themeFill="background1" w:themeFillShade="D9"/>
            <w:vAlign w:val="center"/>
          </w:tcPr>
          <w:p w14:paraId="5B6EF932" w14:textId="7D7C2AA4" w:rsidR="003B2D2D" w:rsidRPr="00A94A8D" w:rsidRDefault="003B2D2D" w:rsidP="003B2D2D">
            <w:pPr>
              <w:pStyle w:val="Sinespaciado"/>
              <w:jc w:val="center"/>
              <w:rPr>
                <w:rFonts w:ascii="Helvetica Neue Light" w:hAnsi="Helvetica Neue Light"/>
                <w:b/>
                <w:bCs/>
                <w:sz w:val="20"/>
                <w:szCs w:val="20"/>
                <w:lang w:val="es-419"/>
              </w:rPr>
            </w:pPr>
            <w:r w:rsidRPr="00A94A8D">
              <w:rPr>
                <w:rFonts w:ascii="Helvetica Neue Light" w:hAnsi="Helvetica Neue Light"/>
                <w:b/>
                <w:bCs/>
                <w:sz w:val="20"/>
                <w:szCs w:val="20"/>
                <w:lang w:val="es-419"/>
              </w:rPr>
              <w:t xml:space="preserve">Medidas </w:t>
            </w:r>
            <w:r w:rsidRPr="009F55F0">
              <w:rPr>
                <w:rFonts w:ascii="Helvetica Neue Light" w:hAnsi="Helvetica Neue Light"/>
                <w:b/>
                <w:bCs/>
                <w:sz w:val="20"/>
                <w:szCs w:val="20"/>
                <w:lang w:val="es-419"/>
              </w:rPr>
              <w:t>Estandarizadas</w:t>
            </w:r>
            <w:r w:rsidRPr="00A94A8D">
              <w:rPr>
                <w:rFonts w:ascii="Helvetica Neue Light" w:hAnsi="Helvetica Neue Light"/>
                <w:b/>
                <w:bCs/>
                <w:sz w:val="20"/>
                <w:szCs w:val="20"/>
                <w:lang w:val="es-419"/>
              </w:rPr>
              <w:t xml:space="preserve"> de la actuación </w:t>
            </w:r>
          </w:p>
        </w:tc>
        <w:tc>
          <w:tcPr>
            <w:tcW w:w="3240" w:type="dxa"/>
            <w:vAlign w:val="center"/>
          </w:tcPr>
          <w:p w14:paraId="4B5ADF96" w14:textId="668367AB" w:rsidR="003B2D2D" w:rsidRPr="006B35FF" w:rsidRDefault="003B2D2D" w:rsidP="003B2D2D">
            <w:pPr>
              <w:pStyle w:val="Sinespaciado"/>
              <w:rPr>
                <w:rFonts w:ascii="Helvetica Neue Light" w:hAnsi="Helvetica Neue Light"/>
                <w:b/>
                <w:bCs/>
                <w:sz w:val="20"/>
                <w:szCs w:val="20"/>
                <w:lang w:val="es-419"/>
              </w:rPr>
            </w:pPr>
            <w:r w:rsidRPr="006B35FF">
              <w:rPr>
                <w:rFonts w:ascii="Helvetica Neue Light" w:hAnsi="Helvetica Neue Light"/>
                <w:b/>
                <w:bCs/>
                <w:sz w:val="20"/>
                <w:szCs w:val="20"/>
                <w:lang w:val="es-419"/>
              </w:rPr>
              <w:t>Titulo:</w:t>
            </w:r>
          </w:p>
        </w:tc>
        <w:tc>
          <w:tcPr>
            <w:tcW w:w="2743" w:type="dxa"/>
            <w:vAlign w:val="center"/>
          </w:tcPr>
          <w:p w14:paraId="7550D170" w14:textId="651D345F" w:rsidR="003B2D2D" w:rsidRPr="00A94A8D" w:rsidRDefault="007704A5" w:rsidP="003B2D2D">
            <w:pPr>
              <w:pStyle w:val="Sinespaciado"/>
              <w:rPr>
                <w:rFonts w:ascii="Helvetica Neue Light" w:hAnsi="Helvetica Neue Light"/>
                <w:sz w:val="20"/>
                <w:szCs w:val="20"/>
                <w:lang w:val="es-419"/>
              </w:rPr>
            </w:pPr>
            <w:r w:rsidRPr="006F4DFB">
              <w:rPr>
                <w:rFonts w:ascii="Helvetica Neue Light" w:hAnsi="Helvetica Neue Light"/>
                <w:sz w:val="20"/>
                <w:szCs w:val="20"/>
                <w:lang w:val="es-419"/>
              </w:rPr>
              <w:t>Sustitución de caldera de combustión por una bomba de calor de accionamiento eléctrico</w:t>
            </w:r>
          </w:p>
        </w:tc>
      </w:tr>
      <w:tr w:rsidR="007719A9" w:rsidRPr="00A94A8D" w14:paraId="459E0427" w14:textId="77777777" w:rsidTr="0534C0F8">
        <w:trPr>
          <w:trHeight w:val="369"/>
        </w:trPr>
        <w:tc>
          <w:tcPr>
            <w:tcW w:w="2647" w:type="dxa"/>
            <w:vMerge/>
            <w:vAlign w:val="center"/>
          </w:tcPr>
          <w:p w14:paraId="7801872F" w14:textId="77777777" w:rsidR="007719A9" w:rsidRPr="00A94A8D" w:rsidRDefault="007719A9" w:rsidP="007719A9">
            <w:pPr>
              <w:pStyle w:val="Sinespaciado"/>
              <w:jc w:val="center"/>
              <w:rPr>
                <w:rFonts w:ascii="Helvetica Neue Light" w:hAnsi="Helvetica Neue Light"/>
                <w:b/>
                <w:bCs/>
                <w:sz w:val="20"/>
                <w:szCs w:val="20"/>
                <w:lang w:val="es-419"/>
              </w:rPr>
            </w:pPr>
          </w:p>
        </w:tc>
        <w:tc>
          <w:tcPr>
            <w:tcW w:w="3240" w:type="dxa"/>
            <w:vAlign w:val="center"/>
          </w:tcPr>
          <w:p w14:paraId="6DAC0989" w14:textId="61183945" w:rsidR="007719A9" w:rsidRPr="006B35FF" w:rsidRDefault="007719A9" w:rsidP="007719A9">
            <w:pPr>
              <w:pStyle w:val="Sinespaciado"/>
              <w:rPr>
                <w:rFonts w:ascii="Helvetica Neue Light" w:hAnsi="Helvetica Neue Light"/>
                <w:b/>
                <w:bCs/>
                <w:sz w:val="20"/>
                <w:szCs w:val="20"/>
                <w:lang w:val="es-419"/>
              </w:rPr>
            </w:pPr>
            <w:r w:rsidRPr="006B35FF">
              <w:rPr>
                <w:rFonts w:ascii="Helvetica Neue Light" w:hAnsi="Helvetica Neue Light"/>
                <w:b/>
                <w:bCs/>
                <w:sz w:val="20"/>
                <w:szCs w:val="20"/>
                <w:lang w:val="es-419"/>
              </w:rPr>
              <w:t>Sector:</w:t>
            </w:r>
          </w:p>
        </w:tc>
        <w:tc>
          <w:tcPr>
            <w:tcW w:w="2743" w:type="dxa"/>
            <w:vAlign w:val="center"/>
          </w:tcPr>
          <w:p w14:paraId="7BF6C986" w14:textId="3AEF9AB0" w:rsidR="007719A9" w:rsidRPr="00A94A8D" w:rsidRDefault="007719A9" w:rsidP="007719A9">
            <w:pPr>
              <w:pStyle w:val="Sinespaciado"/>
              <w:rPr>
                <w:rFonts w:ascii="Helvetica Neue Light" w:hAnsi="Helvetica Neue Light"/>
                <w:sz w:val="20"/>
                <w:szCs w:val="20"/>
                <w:lang w:val="es-419"/>
              </w:rPr>
            </w:pPr>
            <w:r>
              <w:rPr>
                <w:rFonts w:ascii="Helvetica Neue Light" w:hAnsi="Helvetica Neue Light"/>
                <w:sz w:val="20"/>
                <w:szCs w:val="20"/>
                <w:lang w:val="es-419"/>
              </w:rPr>
              <w:t>Residencial</w:t>
            </w:r>
          </w:p>
        </w:tc>
      </w:tr>
      <w:tr w:rsidR="009F55F0" w:rsidRPr="00A94A8D" w14:paraId="7129B566" w14:textId="77777777" w:rsidTr="0534C0F8">
        <w:trPr>
          <w:trHeight w:val="369"/>
        </w:trPr>
        <w:tc>
          <w:tcPr>
            <w:tcW w:w="2647" w:type="dxa"/>
            <w:vMerge/>
            <w:vAlign w:val="center"/>
          </w:tcPr>
          <w:p w14:paraId="5A122A5A" w14:textId="77777777" w:rsidR="009F55F0" w:rsidRPr="00A94A8D" w:rsidRDefault="009F55F0" w:rsidP="009F55F0">
            <w:pPr>
              <w:pStyle w:val="Sinespaciado"/>
              <w:jc w:val="center"/>
              <w:rPr>
                <w:rFonts w:ascii="Helvetica Neue Light" w:hAnsi="Helvetica Neue Light"/>
                <w:b/>
                <w:bCs/>
                <w:sz w:val="20"/>
                <w:szCs w:val="20"/>
                <w:lang w:val="es-419"/>
              </w:rPr>
            </w:pPr>
          </w:p>
        </w:tc>
        <w:tc>
          <w:tcPr>
            <w:tcW w:w="3240" w:type="dxa"/>
            <w:vAlign w:val="center"/>
          </w:tcPr>
          <w:p w14:paraId="05EFA4E7" w14:textId="756B328D" w:rsidR="009F55F0" w:rsidRPr="006B35FF" w:rsidRDefault="009F55F0" w:rsidP="009F55F0">
            <w:pPr>
              <w:pStyle w:val="Sinespaciado"/>
              <w:rPr>
                <w:rFonts w:ascii="Helvetica Neue Light" w:hAnsi="Helvetica Neue Light"/>
                <w:b/>
                <w:bCs/>
                <w:sz w:val="20"/>
                <w:szCs w:val="20"/>
                <w:lang w:val="es-419"/>
              </w:rPr>
            </w:pPr>
            <w:r w:rsidRPr="006B35FF">
              <w:rPr>
                <w:rFonts w:ascii="Helvetica Neue Light" w:hAnsi="Helvetica Neue Light"/>
                <w:b/>
                <w:bCs/>
                <w:sz w:val="20"/>
                <w:szCs w:val="20"/>
                <w:lang w:val="es-419"/>
              </w:rPr>
              <w:t>N</w:t>
            </w:r>
            <w:r w:rsidRPr="006B35FF">
              <w:rPr>
                <w:rFonts w:ascii="Helvetica Neue Light" w:hAnsi="Helvetica Neue Light"/>
                <w:b/>
                <w:bCs/>
                <w:sz w:val="20"/>
                <w:szCs w:val="20"/>
                <w:lang w:val="es-ES"/>
              </w:rPr>
              <w:t>º</w:t>
            </w:r>
            <w:r w:rsidRPr="006B35FF">
              <w:rPr>
                <w:rFonts w:ascii="Helvetica Neue Light" w:hAnsi="Helvetica Neue Light"/>
                <w:b/>
                <w:bCs/>
                <w:sz w:val="20"/>
                <w:szCs w:val="20"/>
                <w:lang w:val="es-419"/>
              </w:rPr>
              <w:t>. de Ficha Técnica</w:t>
            </w:r>
          </w:p>
        </w:tc>
        <w:tc>
          <w:tcPr>
            <w:tcW w:w="2743" w:type="dxa"/>
            <w:vAlign w:val="center"/>
          </w:tcPr>
          <w:p w14:paraId="5595DC1A" w14:textId="256C76C2" w:rsidR="009F55F0" w:rsidRPr="00A94A8D" w:rsidRDefault="009F55F0" w:rsidP="009F55F0">
            <w:pPr>
              <w:pStyle w:val="Sinespaciado"/>
              <w:rPr>
                <w:rFonts w:ascii="Helvetica Neue Light" w:hAnsi="Helvetica Neue Light"/>
                <w:sz w:val="20"/>
                <w:szCs w:val="20"/>
                <w:lang w:val="es-419"/>
              </w:rPr>
            </w:pPr>
            <w:r>
              <w:rPr>
                <w:rFonts w:ascii="Helvetica Neue Light" w:hAnsi="Helvetica Neue Light"/>
                <w:sz w:val="20"/>
                <w:szCs w:val="20"/>
                <w:lang w:val="es-419"/>
              </w:rPr>
              <w:t>RES060</w:t>
            </w:r>
          </w:p>
        </w:tc>
      </w:tr>
    </w:tbl>
    <w:p w14:paraId="4B9E1030" w14:textId="77777777" w:rsidR="00A06815" w:rsidRDefault="00A06815" w:rsidP="00236A39">
      <w:pPr>
        <w:rPr>
          <w:lang w:val="es-419"/>
        </w:rPr>
      </w:pPr>
    </w:p>
    <w:p w14:paraId="46FF560C" w14:textId="6E035647" w:rsidR="00A103FB" w:rsidRDefault="00A06815" w:rsidP="00482049">
      <w:pPr>
        <w:pStyle w:val="Textonotapie"/>
        <w:jc w:val="both"/>
        <w:rPr>
          <w:rFonts w:ascii="Helvetica Neue Light" w:hAnsi="Helvetica Neue Light"/>
          <w:lang w:val="es-ES"/>
        </w:rPr>
      </w:pPr>
      <w:r w:rsidRPr="00482049">
        <w:rPr>
          <w:rFonts w:ascii="Helvetica Neue Light" w:hAnsi="Helvetica Neue Light"/>
          <w:vertAlign w:val="superscript"/>
          <w:lang w:val="es-ES"/>
        </w:rPr>
        <w:lastRenderedPageBreak/>
        <w:t>1</w:t>
      </w:r>
      <w:r>
        <w:rPr>
          <w:rFonts w:ascii="Helvetica Neue Light" w:hAnsi="Helvetica Neue Light"/>
          <w:lang w:val="es-ES"/>
        </w:rPr>
        <w:t xml:space="preserve"> </w:t>
      </w:r>
      <w:r w:rsidR="00A103FB">
        <w:rPr>
          <w:rFonts w:ascii="Helvetica Neue Light" w:hAnsi="Helvetica Neue Light"/>
          <w:lang w:val="es-ES"/>
        </w:rPr>
        <w:t>A</w:t>
      </w:r>
      <w:r w:rsidR="00A103FB" w:rsidRPr="001F5AF8">
        <w:rPr>
          <w:rFonts w:ascii="Helvetica Neue Light" w:hAnsi="Helvetica Neue Light"/>
          <w:lang w:val="es-ES"/>
        </w:rPr>
        <w:t xml:space="preserve"> los efectos del Contrato, el Promotor del ahorro recibirá su contraprestación según la cantidad final de CAE emitidos tras el proceso de verificación.</w:t>
      </w:r>
    </w:p>
    <w:p w14:paraId="4C94D776" w14:textId="10CE6963" w:rsidR="00A103FB" w:rsidRDefault="00A103FB" w:rsidP="00482049">
      <w:pPr>
        <w:pStyle w:val="Textonotapie"/>
        <w:jc w:val="both"/>
        <w:rPr>
          <w:rFonts w:ascii="Helvetica Neue Light" w:hAnsi="Helvetica Neue Light"/>
          <w:lang w:val="es-ES_tradnl"/>
        </w:rPr>
      </w:pPr>
      <w:r w:rsidRPr="00482049">
        <w:rPr>
          <w:rFonts w:ascii="Helvetica Neue Light" w:hAnsi="Helvetica Neue Light"/>
          <w:vertAlign w:val="superscript"/>
          <w:lang w:val="es-ES"/>
        </w:rPr>
        <w:t>2</w:t>
      </w:r>
      <w:r w:rsidRPr="00482049">
        <w:rPr>
          <w:rFonts w:ascii="Helvetica Neue Light" w:hAnsi="Helvetica Neue Light"/>
          <w:lang w:val="es-ES"/>
        </w:rPr>
        <w:t xml:space="preserve"> </w:t>
      </w:r>
      <w:r w:rsidRPr="00482049">
        <w:rPr>
          <w:rFonts w:ascii="Helvetica Neue Light" w:hAnsi="Helvetica Neue Light"/>
          <w:lang w:val="es-ES_tradnl"/>
        </w:rPr>
        <w:t>Que, a los efectos del Contrato, resulta de aplicación el marco regulatorio del sistema de certificados de ahorro energético establecido en el Real Decreto 36/2023, de 24 de enero, por el que se establece un sistema de Certificados de Ahorro Energético (en adelante, el «</w:t>
      </w:r>
      <w:r w:rsidRPr="00482049">
        <w:rPr>
          <w:rFonts w:ascii="Helvetica Neue Light" w:hAnsi="Helvetica Neue Light"/>
          <w:b/>
          <w:bCs/>
          <w:lang w:val="es-ES_tradnl"/>
        </w:rPr>
        <w:t>Decreto</w:t>
      </w:r>
      <w:r w:rsidRPr="00482049">
        <w:rPr>
          <w:rFonts w:ascii="Helvetica Neue Light" w:hAnsi="Helvetica Neue Light"/>
          <w:lang w:val="es-ES_tradnl"/>
        </w:rPr>
        <w:t>»); la Orden TED/815/2023, de 18 de julio, por la que se desarrolla parcialmente el Real Decreto 36/2023, de 24 de enero, por el que se establece un Sistema de Certificados de Ahorro Energético (en adelante, la «</w:t>
      </w:r>
      <w:r w:rsidRPr="00482049">
        <w:rPr>
          <w:rFonts w:ascii="Helvetica Neue Light" w:hAnsi="Helvetica Neue Light"/>
          <w:b/>
          <w:bCs/>
          <w:lang w:val="es-ES_tradnl"/>
        </w:rPr>
        <w:t>Orden</w:t>
      </w:r>
      <w:r w:rsidRPr="00482049">
        <w:rPr>
          <w:rFonts w:ascii="Helvetica Neue Light" w:hAnsi="Helvetica Neue Light"/>
          <w:lang w:val="es-ES_tradnl"/>
        </w:rPr>
        <w:t>»); y la Directiva 2012/27/UE del Parlamento Europeo y de Consejo, de 25 de octubre de 2012 relativa a la eficiencia energética (en adelante, la «</w:t>
      </w:r>
      <w:r w:rsidRPr="00482049">
        <w:rPr>
          <w:rFonts w:ascii="Helvetica Neue Light" w:hAnsi="Helvetica Neue Light"/>
          <w:b/>
          <w:bCs/>
          <w:lang w:val="es-ES_tradnl"/>
        </w:rPr>
        <w:t>Directiva</w:t>
      </w:r>
      <w:r w:rsidRPr="00482049">
        <w:rPr>
          <w:rFonts w:ascii="Helvetica Neue Light" w:hAnsi="Helvetica Neue Light"/>
          <w:lang w:val="es-ES_tradnl"/>
        </w:rPr>
        <w:t>»), así como cualquier normativa que lo modifique o sustituya y resulte de aplicación. Igualmente, las Partes asumen la definición de ahorro energético, como aquel susceptible de generar la emisión de un Certificado de Ahorro Energético (en adelante, «</w:t>
      </w:r>
      <w:r w:rsidRPr="00482049">
        <w:rPr>
          <w:rFonts w:ascii="Helvetica Neue Light" w:hAnsi="Helvetica Neue Light"/>
          <w:b/>
          <w:bCs/>
          <w:lang w:val="es-ES_tradnl"/>
        </w:rPr>
        <w:t>CAE</w:t>
      </w:r>
      <w:r w:rsidRPr="00482049">
        <w:rPr>
          <w:rFonts w:ascii="Helvetica Neue Light" w:hAnsi="Helvetica Neue Light"/>
          <w:lang w:val="es-ES_tradnl"/>
        </w:rPr>
        <w:t>»), en los términos establecidos en el Decreto, la Orden y la Directiva, y las normativas que los modifiquen os sustituyan y resulten de aplicación. En consecuencia, el volumen previsto de ahorro de energía puede aumentar o disminuir. El precio final se calcula de siguiente modo: precio unitario (€/kWh) * volumen de ahorro de energía</w:t>
      </w:r>
      <w:r w:rsidR="0051716F">
        <w:rPr>
          <w:rFonts w:ascii="Helvetica Neue Light" w:hAnsi="Helvetica Neue Light"/>
          <w:lang w:val="es-ES_tradnl"/>
        </w:rPr>
        <w:t xml:space="preserve"> emitido</w:t>
      </w:r>
      <w:r w:rsidRPr="00482049">
        <w:rPr>
          <w:rFonts w:ascii="Helvetica Neue Light" w:hAnsi="Helvetica Neue Light"/>
          <w:lang w:val="es-ES_tradnl"/>
        </w:rPr>
        <w:t>.</w:t>
      </w:r>
    </w:p>
    <w:p w14:paraId="7E4631B1" w14:textId="77777777" w:rsidR="00482049" w:rsidRPr="00482049" w:rsidRDefault="00482049" w:rsidP="00482049">
      <w:pPr>
        <w:pStyle w:val="Textonotapie"/>
        <w:jc w:val="both"/>
        <w:rPr>
          <w:rFonts w:ascii="Helvetica Neue Light" w:hAnsi="Helvetica Neue Light"/>
          <w:lang w:val="es-ES_tradnl"/>
        </w:rPr>
      </w:pPr>
    </w:p>
    <w:p w14:paraId="5CE136C7" w14:textId="1A4983C7" w:rsidR="00A103FB" w:rsidRPr="00482049" w:rsidRDefault="00A103FB" w:rsidP="00482049">
      <w:pPr>
        <w:pStyle w:val="Textonotapie"/>
        <w:jc w:val="both"/>
        <w:rPr>
          <w:rFonts w:ascii="Helvetica Neue Light" w:hAnsi="Helvetica Neue Light"/>
          <w:lang w:val="es-ES_tradnl"/>
        </w:rPr>
      </w:pPr>
    </w:p>
    <w:sectPr w:rsidR="00A103FB" w:rsidRPr="00482049"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3AE32" w14:textId="77777777" w:rsidR="00A50A65" w:rsidRDefault="00A50A65" w:rsidP="002D64D0">
      <w:pPr>
        <w:spacing w:after="0" w:line="240" w:lineRule="auto"/>
      </w:pPr>
      <w:r>
        <w:separator/>
      </w:r>
    </w:p>
  </w:endnote>
  <w:endnote w:type="continuationSeparator" w:id="0">
    <w:p w14:paraId="225331E7" w14:textId="77777777" w:rsidR="00A50A65" w:rsidRDefault="00A50A65" w:rsidP="002D6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Neue Light">
    <w:altName w:val="Corbel"/>
    <w:charset w:val="00"/>
    <w:family w:val="auto"/>
    <w:pitch w:val="variable"/>
    <w:sig w:usb0="A00002FF" w:usb1="5000205B" w:usb2="00000002" w:usb3="00000000" w:csb0="0000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975668"/>
      <w:docPartObj>
        <w:docPartGallery w:val="Page Numbers (Bottom of Page)"/>
        <w:docPartUnique/>
      </w:docPartObj>
    </w:sdtPr>
    <w:sdtContent>
      <w:sdt>
        <w:sdtPr>
          <w:id w:val="1728636285"/>
          <w:docPartObj>
            <w:docPartGallery w:val="Page Numbers (Top of Page)"/>
            <w:docPartUnique/>
          </w:docPartObj>
        </w:sdtPr>
        <w:sdtContent>
          <w:p w14:paraId="1BE007E4" w14:textId="7B682B0C" w:rsidR="00F77596" w:rsidRDefault="00F77596">
            <w:pPr>
              <w:pStyle w:val="Piedepgina"/>
              <w:jc w:val="center"/>
            </w:pPr>
            <w:r w:rsidRPr="00F77596">
              <w:rPr>
                <w:rFonts w:ascii="Helvetica Neue Light" w:hAnsi="Helvetica Neue Light"/>
                <w:sz w:val="20"/>
                <w:szCs w:val="20"/>
              </w:rPr>
              <w:t xml:space="preserve">Page </w:t>
            </w:r>
            <w:r w:rsidRPr="00F77596">
              <w:rPr>
                <w:rFonts w:ascii="Helvetica Neue Light" w:hAnsi="Helvetica Neue Light"/>
                <w:b/>
                <w:bCs/>
                <w:sz w:val="20"/>
                <w:szCs w:val="20"/>
              </w:rPr>
              <w:fldChar w:fldCharType="begin"/>
            </w:r>
            <w:r w:rsidRPr="00F77596">
              <w:rPr>
                <w:rFonts w:ascii="Helvetica Neue Light" w:hAnsi="Helvetica Neue Light"/>
                <w:b/>
                <w:bCs/>
                <w:sz w:val="20"/>
                <w:szCs w:val="20"/>
              </w:rPr>
              <w:instrText xml:space="preserve"> PAGE </w:instrText>
            </w:r>
            <w:r w:rsidRPr="00F77596">
              <w:rPr>
                <w:rFonts w:ascii="Helvetica Neue Light" w:hAnsi="Helvetica Neue Light"/>
                <w:b/>
                <w:bCs/>
                <w:sz w:val="20"/>
                <w:szCs w:val="20"/>
              </w:rPr>
              <w:fldChar w:fldCharType="separate"/>
            </w:r>
            <w:r w:rsidRPr="00F77596">
              <w:rPr>
                <w:rFonts w:ascii="Helvetica Neue Light" w:hAnsi="Helvetica Neue Light"/>
                <w:b/>
                <w:bCs/>
                <w:noProof/>
                <w:sz w:val="20"/>
                <w:szCs w:val="20"/>
              </w:rPr>
              <w:t>2</w:t>
            </w:r>
            <w:r w:rsidRPr="00F77596">
              <w:rPr>
                <w:rFonts w:ascii="Helvetica Neue Light" w:hAnsi="Helvetica Neue Light"/>
                <w:b/>
                <w:bCs/>
                <w:sz w:val="20"/>
                <w:szCs w:val="20"/>
              </w:rPr>
              <w:fldChar w:fldCharType="end"/>
            </w:r>
            <w:r w:rsidRPr="00F77596">
              <w:rPr>
                <w:rFonts w:ascii="Helvetica Neue Light" w:hAnsi="Helvetica Neue Light"/>
                <w:sz w:val="20"/>
                <w:szCs w:val="20"/>
              </w:rPr>
              <w:t xml:space="preserve"> of </w:t>
            </w:r>
            <w:r w:rsidRPr="00F77596">
              <w:rPr>
                <w:rFonts w:ascii="Helvetica Neue Light" w:hAnsi="Helvetica Neue Light"/>
                <w:b/>
                <w:bCs/>
                <w:sz w:val="20"/>
                <w:szCs w:val="20"/>
              </w:rPr>
              <w:fldChar w:fldCharType="begin"/>
            </w:r>
            <w:r w:rsidRPr="00F77596">
              <w:rPr>
                <w:rFonts w:ascii="Helvetica Neue Light" w:hAnsi="Helvetica Neue Light"/>
                <w:b/>
                <w:bCs/>
                <w:sz w:val="20"/>
                <w:szCs w:val="20"/>
              </w:rPr>
              <w:instrText xml:space="preserve"> NUMPAGES  </w:instrText>
            </w:r>
            <w:r w:rsidRPr="00F77596">
              <w:rPr>
                <w:rFonts w:ascii="Helvetica Neue Light" w:hAnsi="Helvetica Neue Light"/>
                <w:b/>
                <w:bCs/>
                <w:sz w:val="20"/>
                <w:szCs w:val="20"/>
              </w:rPr>
              <w:fldChar w:fldCharType="separate"/>
            </w:r>
            <w:r w:rsidRPr="00F77596">
              <w:rPr>
                <w:rFonts w:ascii="Helvetica Neue Light" w:hAnsi="Helvetica Neue Light"/>
                <w:b/>
                <w:bCs/>
                <w:noProof/>
                <w:sz w:val="20"/>
                <w:szCs w:val="20"/>
              </w:rPr>
              <w:t>2</w:t>
            </w:r>
            <w:r w:rsidRPr="00F77596">
              <w:rPr>
                <w:rFonts w:ascii="Helvetica Neue Light" w:hAnsi="Helvetica Neue Light"/>
                <w:b/>
                <w:bCs/>
                <w:sz w:val="20"/>
                <w:szCs w:val="20"/>
              </w:rPr>
              <w:fldChar w:fldCharType="end"/>
            </w:r>
          </w:p>
        </w:sdtContent>
      </w:sdt>
    </w:sdtContent>
  </w:sdt>
  <w:p w14:paraId="0DE3ABB7" w14:textId="77777777" w:rsidR="002D64D0" w:rsidRPr="00A434BC" w:rsidRDefault="002D64D0">
    <w:pPr>
      <w:pStyle w:val="Piedepgina"/>
      <w:rPr>
        <w:lang w:val="es-4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4BB72" w14:textId="77777777" w:rsidR="00A50A65" w:rsidRPr="001A13DF" w:rsidRDefault="00A50A65" w:rsidP="001A13DF">
      <w:pPr>
        <w:pStyle w:val="Piedepgina"/>
      </w:pPr>
    </w:p>
  </w:footnote>
  <w:footnote w:type="continuationSeparator" w:id="0">
    <w:p w14:paraId="5AACF21C" w14:textId="77777777" w:rsidR="00A50A65" w:rsidRDefault="00A50A65" w:rsidP="002D6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AEB3" w14:textId="27CA77A5" w:rsidR="0059353B" w:rsidRPr="00A434BC" w:rsidRDefault="007B7755" w:rsidP="0059353B">
    <w:pPr>
      <w:pStyle w:val="Encabezado"/>
      <w:rPr>
        <w:rFonts w:ascii="Helvetica Neue Light" w:hAnsi="Helvetica Neue Light"/>
        <w:sz w:val="18"/>
        <w:szCs w:val="18"/>
        <w:lang w:val="es-419"/>
      </w:rPr>
    </w:pPr>
    <w:r w:rsidRPr="00A434BC">
      <w:rPr>
        <w:rFonts w:ascii="Helvetica Neue Light" w:hAnsi="Helvetica Neue Light"/>
        <w:sz w:val="18"/>
        <w:szCs w:val="18"/>
        <w:lang w:val="es-419"/>
      </w:rPr>
      <w:t xml:space="preserve">Contrato de cesión de ahorros energéticos </w:t>
    </w:r>
  </w:p>
  <w:p w14:paraId="38B32884" w14:textId="77777777" w:rsidR="0059353B" w:rsidRPr="00A434BC" w:rsidRDefault="0059353B">
    <w:pPr>
      <w:pStyle w:val="Encabezado"/>
      <w:rPr>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870724D"/>
    <w:multiLevelType w:val="hybridMultilevel"/>
    <w:tmpl w:val="6F72F5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57270B0"/>
    <w:multiLevelType w:val="multilevel"/>
    <w:tmpl w:val="C5C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93C76"/>
    <w:multiLevelType w:val="multilevel"/>
    <w:tmpl w:val="B0ECF3F6"/>
    <w:lvl w:ilvl="0">
      <w:start w:val="8"/>
      <w:numFmt w:val="decimal"/>
      <w:lvlText w:val="%1"/>
      <w:lvlJc w:val="left"/>
      <w:pPr>
        <w:ind w:left="360" w:hanging="360"/>
      </w:pPr>
      <w:rPr>
        <w:rFonts w:hint="default"/>
        <w:sz w:val="24"/>
      </w:rPr>
    </w:lvl>
    <w:lvl w:ilvl="1">
      <w:start w:val="1"/>
      <w:numFmt w:val="decimal"/>
      <w:lvlText w:val="6.%2"/>
      <w:lvlJc w:val="left"/>
      <w:pPr>
        <w:ind w:left="360" w:hanging="360"/>
      </w:pPr>
      <w:rPr>
        <w:rFonts w:hint="default"/>
        <w:sz w:val="21"/>
        <w:szCs w:val="21"/>
      </w:rPr>
    </w:lvl>
    <w:lvl w:ilvl="2">
      <w:start w:val="1"/>
      <w:numFmt w:val="decimalZero"/>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2" w15:restartNumberingAfterBreak="0">
    <w:nsid w:val="1D9D39EF"/>
    <w:multiLevelType w:val="hybridMultilevel"/>
    <w:tmpl w:val="AC9C5B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D9F1D54"/>
    <w:multiLevelType w:val="multilevel"/>
    <w:tmpl w:val="C740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D6666"/>
    <w:multiLevelType w:val="multilevel"/>
    <w:tmpl w:val="579092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C20E7C"/>
    <w:multiLevelType w:val="multilevel"/>
    <w:tmpl w:val="DBA4D21C"/>
    <w:lvl w:ilvl="0">
      <w:start w:val="13"/>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D66077"/>
    <w:multiLevelType w:val="hybridMultilevel"/>
    <w:tmpl w:val="226E39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100284D"/>
    <w:multiLevelType w:val="hybridMultilevel"/>
    <w:tmpl w:val="8FE0F0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536649E0"/>
    <w:multiLevelType w:val="multilevel"/>
    <w:tmpl w:val="924873FC"/>
    <w:lvl w:ilvl="0">
      <w:start w:val="13"/>
      <w:numFmt w:val="decimal"/>
      <w:lvlText w:val="%1"/>
      <w:lvlJc w:val="left"/>
      <w:pPr>
        <w:tabs>
          <w:tab w:val="num" w:pos="705"/>
        </w:tabs>
        <w:ind w:left="705" w:hanging="705"/>
      </w:pPr>
      <w:rPr>
        <w:rFonts w:hint="default"/>
      </w:rPr>
    </w:lvl>
    <w:lvl w:ilvl="1">
      <w:start w:val="1"/>
      <w:numFmt w:val="decimal"/>
      <w:lvlText w:val="10.%2"/>
      <w:lvlJc w:val="left"/>
      <w:pPr>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5AB65185"/>
    <w:multiLevelType w:val="multilevel"/>
    <w:tmpl w:val="22B24B16"/>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11524F4"/>
    <w:multiLevelType w:val="hybridMultilevel"/>
    <w:tmpl w:val="982AF4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6BB5417"/>
    <w:multiLevelType w:val="hybridMultilevel"/>
    <w:tmpl w:val="A028B9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68BB1038"/>
    <w:multiLevelType w:val="hybridMultilevel"/>
    <w:tmpl w:val="CD9219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68FE3528"/>
    <w:multiLevelType w:val="hybridMultilevel"/>
    <w:tmpl w:val="E8049F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B555FB4"/>
    <w:multiLevelType w:val="multilevel"/>
    <w:tmpl w:val="9268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57F6E"/>
    <w:multiLevelType w:val="hybridMultilevel"/>
    <w:tmpl w:val="D3CA79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74023ED7"/>
    <w:multiLevelType w:val="multilevel"/>
    <w:tmpl w:val="E7A2EA94"/>
    <w:lvl w:ilvl="0">
      <w:start w:val="12"/>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63626016">
    <w:abstractNumId w:val="8"/>
  </w:num>
  <w:num w:numId="2" w16cid:durableId="1801651462">
    <w:abstractNumId w:val="6"/>
  </w:num>
  <w:num w:numId="3" w16cid:durableId="1515731173">
    <w:abstractNumId w:val="5"/>
  </w:num>
  <w:num w:numId="4" w16cid:durableId="181361119">
    <w:abstractNumId w:val="4"/>
  </w:num>
  <w:num w:numId="5" w16cid:durableId="492331971">
    <w:abstractNumId w:val="7"/>
  </w:num>
  <w:num w:numId="6" w16cid:durableId="1309700034">
    <w:abstractNumId w:val="3"/>
  </w:num>
  <w:num w:numId="7" w16cid:durableId="1530100583">
    <w:abstractNumId w:val="2"/>
  </w:num>
  <w:num w:numId="8" w16cid:durableId="923494722">
    <w:abstractNumId w:val="1"/>
  </w:num>
  <w:num w:numId="9" w16cid:durableId="1983584041">
    <w:abstractNumId w:val="0"/>
  </w:num>
  <w:num w:numId="10" w16cid:durableId="209387870">
    <w:abstractNumId w:val="14"/>
  </w:num>
  <w:num w:numId="11" w16cid:durableId="1098908665">
    <w:abstractNumId w:val="13"/>
  </w:num>
  <w:num w:numId="12" w16cid:durableId="1854565976">
    <w:abstractNumId w:val="10"/>
  </w:num>
  <w:num w:numId="13" w16cid:durableId="793448599">
    <w:abstractNumId w:val="24"/>
  </w:num>
  <w:num w:numId="14" w16cid:durableId="1415586873">
    <w:abstractNumId w:val="11"/>
  </w:num>
  <w:num w:numId="15" w16cid:durableId="1133017606">
    <w:abstractNumId w:val="18"/>
  </w:num>
  <w:num w:numId="16" w16cid:durableId="174391440">
    <w:abstractNumId w:val="19"/>
  </w:num>
  <w:num w:numId="17" w16cid:durableId="303510869">
    <w:abstractNumId w:val="15"/>
  </w:num>
  <w:num w:numId="18" w16cid:durableId="2510678">
    <w:abstractNumId w:val="26"/>
  </w:num>
  <w:num w:numId="19" w16cid:durableId="801924884">
    <w:abstractNumId w:val="16"/>
  </w:num>
  <w:num w:numId="20" w16cid:durableId="800615545">
    <w:abstractNumId w:val="12"/>
  </w:num>
  <w:num w:numId="21" w16cid:durableId="227309228">
    <w:abstractNumId w:val="23"/>
  </w:num>
  <w:num w:numId="22" w16cid:durableId="877401278">
    <w:abstractNumId w:val="21"/>
  </w:num>
  <w:num w:numId="23" w16cid:durableId="1302080446">
    <w:abstractNumId w:val="20"/>
  </w:num>
  <w:num w:numId="24" w16cid:durableId="736830285">
    <w:abstractNumId w:val="9"/>
  </w:num>
  <w:num w:numId="25" w16cid:durableId="1776438116">
    <w:abstractNumId w:val="25"/>
  </w:num>
  <w:num w:numId="26" w16cid:durableId="2092576025">
    <w:abstractNumId w:val="17"/>
  </w:num>
  <w:num w:numId="27" w16cid:durableId="1506437289">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Pieres">
    <w15:presenceInfo w15:providerId="AD" w15:userId="S::dpieres@actcommodities.com::20886691-e08e-4ee7-9f65-722fd8269f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3F"/>
    <w:rsid w:val="0000306D"/>
    <w:rsid w:val="000054AA"/>
    <w:rsid w:val="00007CCD"/>
    <w:rsid w:val="000109B8"/>
    <w:rsid w:val="00034616"/>
    <w:rsid w:val="0003753D"/>
    <w:rsid w:val="00040A24"/>
    <w:rsid w:val="00044A6B"/>
    <w:rsid w:val="0006063C"/>
    <w:rsid w:val="00084C48"/>
    <w:rsid w:val="00086FC9"/>
    <w:rsid w:val="000934F6"/>
    <w:rsid w:val="000976A0"/>
    <w:rsid w:val="000A2C07"/>
    <w:rsid w:val="000A57F7"/>
    <w:rsid w:val="000A63F8"/>
    <w:rsid w:val="000B0185"/>
    <w:rsid w:val="000B024D"/>
    <w:rsid w:val="000B1781"/>
    <w:rsid w:val="000C2FDD"/>
    <w:rsid w:val="000C5F87"/>
    <w:rsid w:val="000C6CFB"/>
    <w:rsid w:val="000E2404"/>
    <w:rsid w:val="000E5C39"/>
    <w:rsid w:val="000F1000"/>
    <w:rsid w:val="001125D5"/>
    <w:rsid w:val="0013216E"/>
    <w:rsid w:val="0014095F"/>
    <w:rsid w:val="0015074B"/>
    <w:rsid w:val="001523A6"/>
    <w:rsid w:val="00173CA0"/>
    <w:rsid w:val="001921BB"/>
    <w:rsid w:val="001A13DF"/>
    <w:rsid w:val="001A7C60"/>
    <w:rsid w:val="001B2123"/>
    <w:rsid w:val="001C06B6"/>
    <w:rsid w:val="001C4CA1"/>
    <w:rsid w:val="001C7DBC"/>
    <w:rsid w:val="001D2AD5"/>
    <w:rsid w:val="001E034F"/>
    <w:rsid w:val="001E07A4"/>
    <w:rsid w:val="001E2292"/>
    <w:rsid w:val="001E4A85"/>
    <w:rsid w:val="001F16CA"/>
    <w:rsid w:val="001F30DA"/>
    <w:rsid w:val="001F3AED"/>
    <w:rsid w:val="001F5608"/>
    <w:rsid w:val="001F5AF8"/>
    <w:rsid w:val="00201DB4"/>
    <w:rsid w:val="00210869"/>
    <w:rsid w:val="0021157D"/>
    <w:rsid w:val="0021688C"/>
    <w:rsid w:val="00216AA9"/>
    <w:rsid w:val="0022020A"/>
    <w:rsid w:val="0022663E"/>
    <w:rsid w:val="00236A39"/>
    <w:rsid w:val="00236B43"/>
    <w:rsid w:val="00237339"/>
    <w:rsid w:val="00245AAF"/>
    <w:rsid w:val="00256795"/>
    <w:rsid w:val="002709FC"/>
    <w:rsid w:val="00271FB6"/>
    <w:rsid w:val="00272C80"/>
    <w:rsid w:val="0028199B"/>
    <w:rsid w:val="0029639D"/>
    <w:rsid w:val="002B5154"/>
    <w:rsid w:val="002D64D0"/>
    <w:rsid w:val="002E797B"/>
    <w:rsid w:val="002F0249"/>
    <w:rsid w:val="002F2900"/>
    <w:rsid w:val="002F4761"/>
    <w:rsid w:val="00315148"/>
    <w:rsid w:val="003216B7"/>
    <w:rsid w:val="003266C8"/>
    <w:rsid w:val="00326F90"/>
    <w:rsid w:val="00327C63"/>
    <w:rsid w:val="0034061D"/>
    <w:rsid w:val="00343BB0"/>
    <w:rsid w:val="00345B5B"/>
    <w:rsid w:val="0034701B"/>
    <w:rsid w:val="0036026E"/>
    <w:rsid w:val="0039596A"/>
    <w:rsid w:val="003B2D2D"/>
    <w:rsid w:val="003B38B5"/>
    <w:rsid w:val="003C09A1"/>
    <w:rsid w:val="003C743C"/>
    <w:rsid w:val="003F5CF9"/>
    <w:rsid w:val="00424887"/>
    <w:rsid w:val="004305CF"/>
    <w:rsid w:val="0044223F"/>
    <w:rsid w:val="00442C14"/>
    <w:rsid w:val="004631CB"/>
    <w:rsid w:val="004753C7"/>
    <w:rsid w:val="00476756"/>
    <w:rsid w:val="004776EC"/>
    <w:rsid w:val="00482049"/>
    <w:rsid w:val="0048326D"/>
    <w:rsid w:val="004B52D2"/>
    <w:rsid w:val="004C07EE"/>
    <w:rsid w:val="004C6818"/>
    <w:rsid w:val="004D33F1"/>
    <w:rsid w:val="004D5EA1"/>
    <w:rsid w:val="004D7AEA"/>
    <w:rsid w:val="004E2F65"/>
    <w:rsid w:val="004E5336"/>
    <w:rsid w:val="004F5490"/>
    <w:rsid w:val="005110BD"/>
    <w:rsid w:val="00512CED"/>
    <w:rsid w:val="00513BB5"/>
    <w:rsid w:val="0051716F"/>
    <w:rsid w:val="00517410"/>
    <w:rsid w:val="00533293"/>
    <w:rsid w:val="005543FC"/>
    <w:rsid w:val="0055716C"/>
    <w:rsid w:val="005630A4"/>
    <w:rsid w:val="00564605"/>
    <w:rsid w:val="005752B9"/>
    <w:rsid w:val="00587BC4"/>
    <w:rsid w:val="0059353B"/>
    <w:rsid w:val="00594893"/>
    <w:rsid w:val="005B40B7"/>
    <w:rsid w:val="005B6CA2"/>
    <w:rsid w:val="005C5D42"/>
    <w:rsid w:val="005D1AF2"/>
    <w:rsid w:val="005D41A6"/>
    <w:rsid w:val="005D41C0"/>
    <w:rsid w:val="005E510E"/>
    <w:rsid w:val="005E6296"/>
    <w:rsid w:val="005E64D4"/>
    <w:rsid w:val="00606C9C"/>
    <w:rsid w:val="00606F9B"/>
    <w:rsid w:val="0061072A"/>
    <w:rsid w:val="00644BC3"/>
    <w:rsid w:val="00657E17"/>
    <w:rsid w:val="00657FD6"/>
    <w:rsid w:val="00661EF6"/>
    <w:rsid w:val="00664EFD"/>
    <w:rsid w:val="006658E0"/>
    <w:rsid w:val="00695D31"/>
    <w:rsid w:val="006A5BAB"/>
    <w:rsid w:val="006B0233"/>
    <w:rsid w:val="006B24FE"/>
    <w:rsid w:val="006B35FF"/>
    <w:rsid w:val="006B5A3F"/>
    <w:rsid w:val="006B5A43"/>
    <w:rsid w:val="006B6D72"/>
    <w:rsid w:val="006B7C0C"/>
    <w:rsid w:val="006C516C"/>
    <w:rsid w:val="006D2677"/>
    <w:rsid w:val="006E0155"/>
    <w:rsid w:val="006E7347"/>
    <w:rsid w:val="00706830"/>
    <w:rsid w:val="007102B2"/>
    <w:rsid w:val="00722EC7"/>
    <w:rsid w:val="007473F8"/>
    <w:rsid w:val="007704A5"/>
    <w:rsid w:val="007719A9"/>
    <w:rsid w:val="00783B0A"/>
    <w:rsid w:val="00784111"/>
    <w:rsid w:val="007926C4"/>
    <w:rsid w:val="007A2074"/>
    <w:rsid w:val="007A4B7A"/>
    <w:rsid w:val="007A636B"/>
    <w:rsid w:val="007A79B4"/>
    <w:rsid w:val="007B00FD"/>
    <w:rsid w:val="007B08CB"/>
    <w:rsid w:val="007B3119"/>
    <w:rsid w:val="007B5A59"/>
    <w:rsid w:val="007B685B"/>
    <w:rsid w:val="007B7755"/>
    <w:rsid w:val="007C3643"/>
    <w:rsid w:val="007D5472"/>
    <w:rsid w:val="008100BE"/>
    <w:rsid w:val="00822A84"/>
    <w:rsid w:val="00823367"/>
    <w:rsid w:val="008241C9"/>
    <w:rsid w:val="00832DDD"/>
    <w:rsid w:val="00834982"/>
    <w:rsid w:val="00834FDC"/>
    <w:rsid w:val="00855115"/>
    <w:rsid w:val="00865492"/>
    <w:rsid w:val="00875223"/>
    <w:rsid w:val="00881CC4"/>
    <w:rsid w:val="008E036C"/>
    <w:rsid w:val="008E326F"/>
    <w:rsid w:val="008F21B6"/>
    <w:rsid w:val="008F2CFA"/>
    <w:rsid w:val="0090049C"/>
    <w:rsid w:val="009018E2"/>
    <w:rsid w:val="00901D6B"/>
    <w:rsid w:val="00903930"/>
    <w:rsid w:val="0090561C"/>
    <w:rsid w:val="00905EB0"/>
    <w:rsid w:val="0091453D"/>
    <w:rsid w:val="009170E7"/>
    <w:rsid w:val="00921F59"/>
    <w:rsid w:val="00926D64"/>
    <w:rsid w:val="00927C0F"/>
    <w:rsid w:val="00953406"/>
    <w:rsid w:val="0096697A"/>
    <w:rsid w:val="00975260"/>
    <w:rsid w:val="0098200F"/>
    <w:rsid w:val="00983174"/>
    <w:rsid w:val="00985F9B"/>
    <w:rsid w:val="0099120C"/>
    <w:rsid w:val="0099566E"/>
    <w:rsid w:val="009A5D97"/>
    <w:rsid w:val="009B22E8"/>
    <w:rsid w:val="009E0C23"/>
    <w:rsid w:val="009E1FAF"/>
    <w:rsid w:val="009E4945"/>
    <w:rsid w:val="009E777C"/>
    <w:rsid w:val="009F55F0"/>
    <w:rsid w:val="00A06815"/>
    <w:rsid w:val="00A103FB"/>
    <w:rsid w:val="00A20C62"/>
    <w:rsid w:val="00A407E3"/>
    <w:rsid w:val="00A434BC"/>
    <w:rsid w:val="00A466C1"/>
    <w:rsid w:val="00A50A65"/>
    <w:rsid w:val="00A56050"/>
    <w:rsid w:val="00A62E72"/>
    <w:rsid w:val="00A81E1F"/>
    <w:rsid w:val="00A94A8D"/>
    <w:rsid w:val="00AA1D8D"/>
    <w:rsid w:val="00AA655D"/>
    <w:rsid w:val="00AC515D"/>
    <w:rsid w:val="00AD4ADD"/>
    <w:rsid w:val="00AE0FB5"/>
    <w:rsid w:val="00AE5C7B"/>
    <w:rsid w:val="00B01483"/>
    <w:rsid w:val="00B049B4"/>
    <w:rsid w:val="00B12B98"/>
    <w:rsid w:val="00B135F7"/>
    <w:rsid w:val="00B15822"/>
    <w:rsid w:val="00B25E8E"/>
    <w:rsid w:val="00B423E9"/>
    <w:rsid w:val="00B45619"/>
    <w:rsid w:val="00B47730"/>
    <w:rsid w:val="00B478DA"/>
    <w:rsid w:val="00B714E6"/>
    <w:rsid w:val="00B7178B"/>
    <w:rsid w:val="00B93600"/>
    <w:rsid w:val="00BC369B"/>
    <w:rsid w:val="00BD3429"/>
    <w:rsid w:val="00BE2353"/>
    <w:rsid w:val="00C11025"/>
    <w:rsid w:val="00C17D86"/>
    <w:rsid w:val="00C22D22"/>
    <w:rsid w:val="00C230B8"/>
    <w:rsid w:val="00C47435"/>
    <w:rsid w:val="00C620B3"/>
    <w:rsid w:val="00C755BD"/>
    <w:rsid w:val="00C83C57"/>
    <w:rsid w:val="00CA6A4D"/>
    <w:rsid w:val="00CA6B35"/>
    <w:rsid w:val="00CB0664"/>
    <w:rsid w:val="00CB0A62"/>
    <w:rsid w:val="00CB1933"/>
    <w:rsid w:val="00CC0BF9"/>
    <w:rsid w:val="00CC61E4"/>
    <w:rsid w:val="00CC77F9"/>
    <w:rsid w:val="00CD0003"/>
    <w:rsid w:val="00CE025C"/>
    <w:rsid w:val="00CE181F"/>
    <w:rsid w:val="00CE450C"/>
    <w:rsid w:val="00CE6A87"/>
    <w:rsid w:val="00CE7554"/>
    <w:rsid w:val="00CF2F65"/>
    <w:rsid w:val="00CF3BFD"/>
    <w:rsid w:val="00CF4C22"/>
    <w:rsid w:val="00D06986"/>
    <w:rsid w:val="00D14A04"/>
    <w:rsid w:val="00D21E6B"/>
    <w:rsid w:val="00D27D03"/>
    <w:rsid w:val="00D41649"/>
    <w:rsid w:val="00D57051"/>
    <w:rsid w:val="00D6208A"/>
    <w:rsid w:val="00D669D2"/>
    <w:rsid w:val="00D777D1"/>
    <w:rsid w:val="00D848CF"/>
    <w:rsid w:val="00D94E6F"/>
    <w:rsid w:val="00DA2490"/>
    <w:rsid w:val="00DA6FB3"/>
    <w:rsid w:val="00DB4ED9"/>
    <w:rsid w:val="00DC0259"/>
    <w:rsid w:val="00DD3604"/>
    <w:rsid w:val="00DE7A4D"/>
    <w:rsid w:val="00DE7F1D"/>
    <w:rsid w:val="00DF2856"/>
    <w:rsid w:val="00E0786B"/>
    <w:rsid w:val="00E26F1B"/>
    <w:rsid w:val="00E34571"/>
    <w:rsid w:val="00E35478"/>
    <w:rsid w:val="00E52C88"/>
    <w:rsid w:val="00E54E0D"/>
    <w:rsid w:val="00E55180"/>
    <w:rsid w:val="00E664A7"/>
    <w:rsid w:val="00E72617"/>
    <w:rsid w:val="00E74DF6"/>
    <w:rsid w:val="00E81C23"/>
    <w:rsid w:val="00E954D7"/>
    <w:rsid w:val="00EA2587"/>
    <w:rsid w:val="00EA2E9D"/>
    <w:rsid w:val="00EA48DA"/>
    <w:rsid w:val="00EA4A1E"/>
    <w:rsid w:val="00EB51F2"/>
    <w:rsid w:val="00EB6CDC"/>
    <w:rsid w:val="00EC07E6"/>
    <w:rsid w:val="00EC37EC"/>
    <w:rsid w:val="00ED34DE"/>
    <w:rsid w:val="00EE15D0"/>
    <w:rsid w:val="00F03C1B"/>
    <w:rsid w:val="00F05C28"/>
    <w:rsid w:val="00F10417"/>
    <w:rsid w:val="00F14CC8"/>
    <w:rsid w:val="00F16A41"/>
    <w:rsid w:val="00F310BF"/>
    <w:rsid w:val="00F42680"/>
    <w:rsid w:val="00F77596"/>
    <w:rsid w:val="00F80D44"/>
    <w:rsid w:val="00F85027"/>
    <w:rsid w:val="00F8773B"/>
    <w:rsid w:val="00F93583"/>
    <w:rsid w:val="00FA5B63"/>
    <w:rsid w:val="00FA7DF9"/>
    <w:rsid w:val="00FC3E84"/>
    <w:rsid w:val="00FC693F"/>
    <w:rsid w:val="00FF0396"/>
    <w:rsid w:val="01E8BB71"/>
    <w:rsid w:val="025381B5"/>
    <w:rsid w:val="0534C0F8"/>
    <w:rsid w:val="05A7EDBE"/>
    <w:rsid w:val="0CC82666"/>
    <w:rsid w:val="1143679F"/>
    <w:rsid w:val="11B095C4"/>
    <w:rsid w:val="1302E04D"/>
    <w:rsid w:val="14030EDC"/>
    <w:rsid w:val="16B15069"/>
    <w:rsid w:val="187ED74A"/>
    <w:rsid w:val="1F581B7B"/>
    <w:rsid w:val="2162A1ED"/>
    <w:rsid w:val="2280CECA"/>
    <w:rsid w:val="2637C98D"/>
    <w:rsid w:val="286B1BA0"/>
    <w:rsid w:val="31E328B0"/>
    <w:rsid w:val="356CC5A8"/>
    <w:rsid w:val="36B5F6C4"/>
    <w:rsid w:val="36CFA6BC"/>
    <w:rsid w:val="389CBD71"/>
    <w:rsid w:val="393C2B3A"/>
    <w:rsid w:val="3B5B7CB4"/>
    <w:rsid w:val="3FDE7AAA"/>
    <w:rsid w:val="44CD0247"/>
    <w:rsid w:val="4811E0FA"/>
    <w:rsid w:val="4997DADC"/>
    <w:rsid w:val="4B68BF2C"/>
    <w:rsid w:val="4BF1C683"/>
    <w:rsid w:val="4BFA592B"/>
    <w:rsid w:val="4E265CE6"/>
    <w:rsid w:val="4FD32DCE"/>
    <w:rsid w:val="50EB1D63"/>
    <w:rsid w:val="5E12C4D0"/>
    <w:rsid w:val="60E74B8C"/>
    <w:rsid w:val="64C9C866"/>
    <w:rsid w:val="673729F4"/>
    <w:rsid w:val="69EFC910"/>
    <w:rsid w:val="6FCDCB9F"/>
    <w:rsid w:val="72CF2D58"/>
    <w:rsid w:val="74A76D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1811E5E-D413-4E62-9CE2-D1A835DD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1125D5"/>
  </w:style>
  <w:style w:type="character" w:styleId="Refdecomentario">
    <w:name w:val="annotation reference"/>
    <w:basedOn w:val="Fuentedeprrafopredeter"/>
    <w:uiPriority w:val="99"/>
    <w:semiHidden/>
    <w:unhideWhenUsed/>
    <w:rsid w:val="00EE15D0"/>
    <w:rPr>
      <w:sz w:val="16"/>
      <w:szCs w:val="16"/>
    </w:rPr>
  </w:style>
  <w:style w:type="paragraph" w:styleId="Textocomentario">
    <w:name w:val="annotation text"/>
    <w:basedOn w:val="Normal"/>
    <w:link w:val="TextocomentarioCar"/>
    <w:uiPriority w:val="99"/>
    <w:unhideWhenUsed/>
    <w:rsid w:val="00EE15D0"/>
    <w:pPr>
      <w:spacing w:line="240" w:lineRule="auto"/>
    </w:pPr>
    <w:rPr>
      <w:sz w:val="20"/>
      <w:szCs w:val="20"/>
    </w:rPr>
  </w:style>
  <w:style w:type="character" w:customStyle="1" w:styleId="TextocomentarioCar">
    <w:name w:val="Texto comentario Car"/>
    <w:basedOn w:val="Fuentedeprrafopredeter"/>
    <w:link w:val="Textocomentario"/>
    <w:uiPriority w:val="99"/>
    <w:rsid w:val="00EE15D0"/>
    <w:rPr>
      <w:sz w:val="20"/>
      <w:szCs w:val="20"/>
    </w:rPr>
  </w:style>
  <w:style w:type="paragraph" w:styleId="Asuntodelcomentario">
    <w:name w:val="annotation subject"/>
    <w:basedOn w:val="Textocomentario"/>
    <w:next w:val="Textocomentario"/>
    <w:link w:val="AsuntodelcomentarioCar"/>
    <w:uiPriority w:val="99"/>
    <w:semiHidden/>
    <w:unhideWhenUsed/>
    <w:rsid w:val="00EE15D0"/>
    <w:rPr>
      <w:b/>
      <w:bCs/>
    </w:rPr>
  </w:style>
  <w:style w:type="character" w:customStyle="1" w:styleId="AsuntodelcomentarioCar">
    <w:name w:val="Asunto del comentario Car"/>
    <w:basedOn w:val="TextocomentarioCar"/>
    <w:link w:val="Asuntodelcomentario"/>
    <w:uiPriority w:val="99"/>
    <w:semiHidden/>
    <w:rsid w:val="00EE15D0"/>
    <w:rPr>
      <w:b/>
      <w:bCs/>
      <w:sz w:val="20"/>
      <w:szCs w:val="20"/>
    </w:rPr>
  </w:style>
  <w:style w:type="paragraph" w:styleId="HTMLconformatoprevio">
    <w:name w:val="HTML Preformatted"/>
    <w:basedOn w:val="Normal"/>
    <w:link w:val="HTMLconformatoprevioCar"/>
    <w:uiPriority w:val="99"/>
    <w:semiHidden/>
    <w:unhideWhenUsed/>
    <w:rsid w:val="0023733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37339"/>
    <w:rPr>
      <w:rFonts w:ascii="Consolas" w:hAnsi="Consolas"/>
      <w:sz w:val="20"/>
      <w:szCs w:val="20"/>
    </w:rPr>
  </w:style>
  <w:style w:type="paragraph" w:styleId="Textonotapie">
    <w:name w:val="footnote text"/>
    <w:basedOn w:val="Normal"/>
    <w:link w:val="TextonotapieCar"/>
    <w:uiPriority w:val="99"/>
    <w:semiHidden/>
    <w:unhideWhenUsed/>
    <w:rsid w:val="001F3AE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F3AED"/>
    <w:rPr>
      <w:sz w:val="20"/>
      <w:szCs w:val="20"/>
    </w:rPr>
  </w:style>
  <w:style w:type="character" w:styleId="Refdenotaalpie">
    <w:name w:val="footnote reference"/>
    <w:basedOn w:val="Fuentedeprrafopredeter"/>
    <w:uiPriority w:val="99"/>
    <w:semiHidden/>
    <w:unhideWhenUsed/>
    <w:rsid w:val="001F3AED"/>
    <w:rPr>
      <w:vertAlign w:val="superscript"/>
    </w:rPr>
  </w:style>
  <w:style w:type="paragraph" w:styleId="Revisin">
    <w:name w:val="Revision"/>
    <w:hidden/>
    <w:uiPriority w:val="99"/>
    <w:semiHidden/>
    <w:rsid w:val="00210869"/>
    <w:pPr>
      <w:spacing w:after="0" w:line="240" w:lineRule="auto"/>
    </w:pPr>
  </w:style>
  <w:style w:type="paragraph" w:styleId="NormalWeb">
    <w:name w:val="Normal (Web)"/>
    <w:basedOn w:val="Normal"/>
    <w:uiPriority w:val="99"/>
    <w:semiHidden/>
    <w:unhideWhenUsed/>
    <w:rsid w:val="004422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103072">
      <w:bodyDiv w:val="1"/>
      <w:marLeft w:val="0"/>
      <w:marRight w:val="0"/>
      <w:marTop w:val="0"/>
      <w:marBottom w:val="0"/>
      <w:divBdr>
        <w:top w:val="none" w:sz="0" w:space="0" w:color="auto"/>
        <w:left w:val="none" w:sz="0" w:space="0" w:color="auto"/>
        <w:bottom w:val="none" w:sz="0" w:space="0" w:color="auto"/>
        <w:right w:val="none" w:sz="0" w:space="0" w:color="auto"/>
      </w:divBdr>
    </w:div>
    <w:div w:id="384186324">
      <w:bodyDiv w:val="1"/>
      <w:marLeft w:val="0"/>
      <w:marRight w:val="0"/>
      <w:marTop w:val="0"/>
      <w:marBottom w:val="0"/>
      <w:divBdr>
        <w:top w:val="none" w:sz="0" w:space="0" w:color="auto"/>
        <w:left w:val="none" w:sz="0" w:space="0" w:color="auto"/>
        <w:bottom w:val="none" w:sz="0" w:space="0" w:color="auto"/>
        <w:right w:val="none" w:sz="0" w:space="0" w:color="auto"/>
      </w:divBdr>
    </w:div>
    <w:div w:id="384837485">
      <w:bodyDiv w:val="1"/>
      <w:marLeft w:val="0"/>
      <w:marRight w:val="0"/>
      <w:marTop w:val="0"/>
      <w:marBottom w:val="0"/>
      <w:divBdr>
        <w:top w:val="none" w:sz="0" w:space="0" w:color="auto"/>
        <w:left w:val="none" w:sz="0" w:space="0" w:color="auto"/>
        <w:bottom w:val="none" w:sz="0" w:space="0" w:color="auto"/>
        <w:right w:val="none" w:sz="0" w:space="0" w:color="auto"/>
      </w:divBdr>
    </w:div>
    <w:div w:id="450826328">
      <w:bodyDiv w:val="1"/>
      <w:marLeft w:val="0"/>
      <w:marRight w:val="0"/>
      <w:marTop w:val="0"/>
      <w:marBottom w:val="0"/>
      <w:divBdr>
        <w:top w:val="none" w:sz="0" w:space="0" w:color="auto"/>
        <w:left w:val="none" w:sz="0" w:space="0" w:color="auto"/>
        <w:bottom w:val="none" w:sz="0" w:space="0" w:color="auto"/>
        <w:right w:val="none" w:sz="0" w:space="0" w:color="auto"/>
      </w:divBdr>
    </w:div>
    <w:div w:id="501238137">
      <w:bodyDiv w:val="1"/>
      <w:marLeft w:val="0"/>
      <w:marRight w:val="0"/>
      <w:marTop w:val="0"/>
      <w:marBottom w:val="0"/>
      <w:divBdr>
        <w:top w:val="none" w:sz="0" w:space="0" w:color="auto"/>
        <w:left w:val="none" w:sz="0" w:space="0" w:color="auto"/>
        <w:bottom w:val="none" w:sz="0" w:space="0" w:color="auto"/>
        <w:right w:val="none" w:sz="0" w:space="0" w:color="auto"/>
      </w:divBdr>
    </w:div>
    <w:div w:id="506987213">
      <w:bodyDiv w:val="1"/>
      <w:marLeft w:val="0"/>
      <w:marRight w:val="0"/>
      <w:marTop w:val="0"/>
      <w:marBottom w:val="0"/>
      <w:divBdr>
        <w:top w:val="none" w:sz="0" w:space="0" w:color="auto"/>
        <w:left w:val="none" w:sz="0" w:space="0" w:color="auto"/>
        <w:bottom w:val="none" w:sz="0" w:space="0" w:color="auto"/>
        <w:right w:val="none" w:sz="0" w:space="0" w:color="auto"/>
      </w:divBdr>
      <w:divsChild>
        <w:div w:id="279192861">
          <w:marLeft w:val="0"/>
          <w:marRight w:val="0"/>
          <w:marTop w:val="0"/>
          <w:marBottom w:val="0"/>
          <w:divBdr>
            <w:top w:val="none" w:sz="0" w:space="0" w:color="auto"/>
            <w:left w:val="none" w:sz="0" w:space="0" w:color="auto"/>
            <w:bottom w:val="none" w:sz="0" w:space="0" w:color="auto"/>
            <w:right w:val="none" w:sz="0" w:space="0" w:color="auto"/>
          </w:divBdr>
          <w:divsChild>
            <w:div w:id="358094843">
              <w:marLeft w:val="0"/>
              <w:marRight w:val="0"/>
              <w:marTop w:val="0"/>
              <w:marBottom w:val="0"/>
              <w:divBdr>
                <w:top w:val="none" w:sz="0" w:space="0" w:color="auto"/>
                <w:left w:val="none" w:sz="0" w:space="0" w:color="auto"/>
                <w:bottom w:val="none" w:sz="0" w:space="0" w:color="auto"/>
                <w:right w:val="none" w:sz="0" w:space="0" w:color="auto"/>
              </w:divBdr>
              <w:divsChild>
                <w:div w:id="742919907">
                  <w:marLeft w:val="0"/>
                  <w:marRight w:val="0"/>
                  <w:marTop w:val="0"/>
                  <w:marBottom w:val="0"/>
                  <w:divBdr>
                    <w:top w:val="none" w:sz="0" w:space="0" w:color="auto"/>
                    <w:left w:val="none" w:sz="0" w:space="0" w:color="auto"/>
                    <w:bottom w:val="none" w:sz="0" w:space="0" w:color="auto"/>
                    <w:right w:val="none" w:sz="0" w:space="0" w:color="auto"/>
                  </w:divBdr>
                  <w:divsChild>
                    <w:div w:id="741560126">
                      <w:marLeft w:val="0"/>
                      <w:marRight w:val="0"/>
                      <w:marTop w:val="0"/>
                      <w:marBottom w:val="0"/>
                      <w:divBdr>
                        <w:top w:val="none" w:sz="0" w:space="0" w:color="auto"/>
                        <w:left w:val="none" w:sz="0" w:space="0" w:color="auto"/>
                        <w:bottom w:val="none" w:sz="0" w:space="0" w:color="auto"/>
                        <w:right w:val="none" w:sz="0" w:space="0" w:color="auto"/>
                      </w:divBdr>
                      <w:divsChild>
                        <w:div w:id="2043164307">
                          <w:marLeft w:val="0"/>
                          <w:marRight w:val="0"/>
                          <w:marTop w:val="0"/>
                          <w:marBottom w:val="0"/>
                          <w:divBdr>
                            <w:top w:val="none" w:sz="0" w:space="0" w:color="auto"/>
                            <w:left w:val="none" w:sz="0" w:space="0" w:color="auto"/>
                            <w:bottom w:val="none" w:sz="0" w:space="0" w:color="auto"/>
                            <w:right w:val="none" w:sz="0" w:space="0" w:color="auto"/>
                          </w:divBdr>
                          <w:divsChild>
                            <w:div w:id="956375713">
                              <w:marLeft w:val="0"/>
                              <w:marRight w:val="0"/>
                              <w:marTop w:val="0"/>
                              <w:marBottom w:val="0"/>
                              <w:divBdr>
                                <w:top w:val="none" w:sz="0" w:space="0" w:color="auto"/>
                                <w:left w:val="none" w:sz="0" w:space="0" w:color="auto"/>
                                <w:bottom w:val="none" w:sz="0" w:space="0" w:color="auto"/>
                                <w:right w:val="none" w:sz="0" w:space="0" w:color="auto"/>
                              </w:divBdr>
                              <w:divsChild>
                                <w:div w:id="355155777">
                                  <w:marLeft w:val="0"/>
                                  <w:marRight w:val="0"/>
                                  <w:marTop w:val="0"/>
                                  <w:marBottom w:val="0"/>
                                  <w:divBdr>
                                    <w:top w:val="none" w:sz="0" w:space="0" w:color="auto"/>
                                    <w:left w:val="none" w:sz="0" w:space="0" w:color="auto"/>
                                    <w:bottom w:val="none" w:sz="0" w:space="0" w:color="auto"/>
                                    <w:right w:val="none" w:sz="0" w:space="0" w:color="auto"/>
                                  </w:divBdr>
                                  <w:divsChild>
                                    <w:div w:id="1814516359">
                                      <w:marLeft w:val="0"/>
                                      <w:marRight w:val="0"/>
                                      <w:marTop w:val="0"/>
                                      <w:marBottom w:val="0"/>
                                      <w:divBdr>
                                        <w:top w:val="none" w:sz="0" w:space="0" w:color="auto"/>
                                        <w:left w:val="none" w:sz="0" w:space="0" w:color="auto"/>
                                        <w:bottom w:val="none" w:sz="0" w:space="0" w:color="auto"/>
                                        <w:right w:val="none" w:sz="0" w:space="0" w:color="auto"/>
                                      </w:divBdr>
                                      <w:divsChild>
                                        <w:div w:id="297153782">
                                          <w:marLeft w:val="0"/>
                                          <w:marRight w:val="0"/>
                                          <w:marTop w:val="0"/>
                                          <w:marBottom w:val="0"/>
                                          <w:divBdr>
                                            <w:top w:val="none" w:sz="0" w:space="0" w:color="auto"/>
                                            <w:left w:val="none" w:sz="0" w:space="0" w:color="auto"/>
                                            <w:bottom w:val="none" w:sz="0" w:space="0" w:color="auto"/>
                                            <w:right w:val="none" w:sz="0" w:space="0" w:color="auto"/>
                                          </w:divBdr>
                                          <w:divsChild>
                                            <w:div w:id="185023055">
                                              <w:marLeft w:val="0"/>
                                              <w:marRight w:val="0"/>
                                              <w:marTop w:val="0"/>
                                              <w:marBottom w:val="0"/>
                                              <w:divBdr>
                                                <w:top w:val="none" w:sz="0" w:space="0" w:color="auto"/>
                                                <w:left w:val="none" w:sz="0" w:space="0" w:color="auto"/>
                                                <w:bottom w:val="none" w:sz="0" w:space="0" w:color="auto"/>
                                                <w:right w:val="none" w:sz="0" w:space="0" w:color="auto"/>
                                              </w:divBdr>
                                              <w:divsChild>
                                                <w:div w:id="1832981599">
                                                  <w:marLeft w:val="0"/>
                                                  <w:marRight w:val="0"/>
                                                  <w:marTop w:val="0"/>
                                                  <w:marBottom w:val="0"/>
                                                  <w:divBdr>
                                                    <w:top w:val="none" w:sz="0" w:space="0" w:color="auto"/>
                                                    <w:left w:val="none" w:sz="0" w:space="0" w:color="auto"/>
                                                    <w:bottom w:val="none" w:sz="0" w:space="0" w:color="auto"/>
                                                    <w:right w:val="none" w:sz="0" w:space="0" w:color="auto"/>
                                                  </w:divBdr>
                                                  <w:divsChild>
                                                    <w:div w:id="17527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8731931">
          <w:marLeft w:val="0"/>
          <w:marRight w:val="0"/>
          <w:marTop w:val="0"/>
          <w:marBottom w:val="0"/>
          <w:divBdr>
            <w:top w:val="none" w:sz="0" w:space="0" w:color="auto"/>
            <w:left w:val="none" w:sz="0" w:space="0" w:color="auto"/>
            <w:bottom w:val="none" w:sz="0" w:space="0" w:color="auto"/>
            <w:right w:val="none" w:sz="0" w:space="0" w:color="auto"/>
          </w:divBdr>
          <w:divsChild>
            <w:div w:id="807011358">
              <w:marLeft w:val="0"/>
              <w:marRight w:val="0"/>
              <w:marTop w:val="0"/>
              <w:marBottom w:val="0"/>
              <w:divBdr>
                <w:top w:val="none" w:sz="0" w:space="0" w:color="auto"/>
                <w:left w:val="none" w:sz="0" w:space="0" w:color="auto"/>
                <w:bottom w:val="none" w:sz="0" w:space="0" w:color="auto"/>
                <w:right w:val="none" w:sz="0" w:space="0" w:color="auto"/>
              </w:divBdr>
              <w:divsChild>
                <w:div w:id="1262688756">
                  <w:marLeft w:val="0"/>
                  <w:marRight w:val="0"/>
                  <w:marTop w:val="0"/>
                  <w:marBottom w:val="0"/>
                  <w:divBdr>
                    <w:top w:val="none" w:sz="0" w:space="0" w:color="auto"/>
                    <w:left w:val="none" w:sz="0" w:space="0" w:color="auto"/>
                    <w:bottom w:val="none" w:sz="0" w:space="0" w:color="auto"/>
                    <w:right w:val="none" w:sz="0" w:space="0" w:color="auto"/>
                  </w:divBdr>
                  <w:divsChild>
                    <w:div w:id="12533683">
                      <w:marLeft w:val="0"/>
                      <w:marRight w:val="0"/>
                      <w:marTop w:val="0"/>
                      <w:marBottom w:val="0"/>
                      <w:divBdr>
                        <w:top w:val="none" w:sz="0" w:space="0" w:color="auto"/>
                        <w:left w:val="none" w:sz="0" w:space="0" w:color="auto"/>
                        <w:bottom w:val="none" w:sz="0" w:space="0" w:color="auto"/>
                        <w:right w:val="none" w:sz="0" w:space="0" w:color="auto"/>
                      </w:divBdr>
                      <w:divsChild>
                        <w:div w:id="526791797">
                          <w:marLeft w:val="0"/>
                          <w:marRight w:val="0"/>
                          <w:marTop w:val="0"/>
                          <w:marBottom w:val="0"/>
                          <w:divBdr>
                            <w:top w:val="none" w:sz="0" w:space="0" w:color="auto"/>
                            <w:left w:val="none" w:sz="0" w:space="0" w:color="auto"/>
                            <w:bottom w:val="none" w:sz="0" w:space="0" w:color="auto"/>
                            <w:right w:val="none" w:sz="0" w:space="0" w:color="auto"/>
                          </w:divBdr>
                          <w:divsChild>
                            <w:div w:id="1928921492">
                              <w:marLeft w:val="0"/>
                              <w:marRight w:val="0"/>
                              <w:marTop w:val="0"/>
                              <w:marBottom w:val="0"/>
                              <w:divBdr>
                                <w:top w:val="none" w:sz="0" w:space="0" w:color="auto"/>
                                <w:left w:val="none" w:sz="0" w:space="0" w:color="auto"/>
                                <w:bottom w:val="none" w:sz="0" w:space="0" w:color="auto"/>
                                <w:right w:val="none" w:sz="0" w:space="0" w:color="auto"/>
                              </w:divBdr>
                              <w:divsChild>
                                <w:div w:id="1186479141">
                                  <w:marLeft w:val="0"/>
                                  <w:marRight w:val="0"/>
                                  <w:marTop w:val="0"/>
                                  <w:marBottom w:val="0"/>
                                  <w:divBdr>
                                    <w:top w:val="none" w:sz="0" w:space="0" w:color="auto"/>
                                    <w:left w:val="none" w:sz="0" w:space="0" w:color="auto"/>
                                    <w:bottom w:val="none" w:sz="0" w:space="0" w:color="auto"/>
                                    <w:right w:val="none" w:sz="0" w:space="0" w:color="auto"/>
                                  </w:divBdr>
                                  <w:divsChild>
                                    <w:div w:id="1134253704">
                                      <w:marLeft w:val="0"/>
                                      <w:marRight w:val="0"/>
                                      <w:marTop w:val="0"/>
                                      <w:marBottom w:val="0"/>
                                      <w:divBdr>
                                        <w:top w:val="none" w:sz="0" w:space="0" w:color="auto"/>
                                        <w:left w:val="none" w:sz="0" w:space="0" w:color="auto"/>
                                        <w:bottom w:val="none" w:sz="0" w:space="0" w:color="auto"/>
                                        <w:right w:val="none" w:sz="0" w:space="0" w:color="auto"/>
                                      </w:divBdr>
                                      <w:divsChild>
                                        <w:div w:id="202837762">
                                          <w:marLeft w:val="0"/>
                                          <w:marRight w:val="0"/>
                                          <w:marTop w:val="0"/>
                                          <w:marBottom w:val="0"/>
                                          <w:divBdr>
                                            <w:top w:val="none" w:sz="0" w:space="0" w:color="auto"/>
                                            <w:left w:val="none" w:sz="0" w:space="0" w:color="auto"/>
                                            <w:bottom w:val="none" w:sz="0" w:space="0" w:color="auto"/>
                                            <w:right w:val="none" w:sz="0" w:space="0" w:color="auto"/>
                                          </w:divBdr>
                                          <w:divsChild>
                                            <w:div w:id="14895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735894">
              <w:marLeft w:val="0"/>
              <w:marRight w:val="0"/>
              <w:marTop w:val="0"/>
              <w:marBottom w:val="0"/>
              <w:divBdr>
                <w:top w:val="none" w:sz="0" w:space="0" w:color="auto"/>
                <w:left w:val="none" w:sz="0" w:space="0" w:color="auto"/>
                <w:bottom w:val="none" w:sz="0" w:space="0" w:color="auto"/>
                <w:right w:val="none" w:sz="0" w:space="0" w:color="auto"/>
              </w:divBdr>
              <w:divsChild>
                <w:div w:id="134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88995">
      <w:bodyDiv w:val="1"/>
      <w:marLeft w:val="0"/>
      <w:marRight w:val="0"/>
      <w:marTop w:val="0"/>
      <w:marBottom w:val="0"/>
      <w:divBdr>
        <w:top w:val="none" w:sz="0" w:space="0" w:color="auto"/>
        <w:left w:val="none" w:sz="0" w:space="0" w:color="auto"/>
        <w:bottom w:val="none" w:sz="0" w:space="0" w:color="auto"/>
        <w:right w:val="none" w:sz="0" w:space="0" w:color="auto"/>
      </w:divBdr>
      <w:divsChild>
        <w:div w:id="566109477">
          <w:marLeft w:val="0"/>
          <w:marRight w:val="0"/>
          <w:marTop w:val="0"/>
          <w:marBottom w:val="0"/>
          <w:divBdr>
            <w:top w:val="none" w:sz="0" w:space="0" w:color="auto"/>
            <w:left w:val="none" w:sz="0" w:space="0" w:color="auto"/>
            <w:bottom w:val="none" w:sz="0" w:space="0" w:color="auto"/>
            <w:right w:val="none" w:sz="0" w:space="0" w:color="auto"/>
          </w:divBdr>
          <w:divsChild>
            <w:div w:id="1192114858">
              <w:marLeft w:val="0"/>
              <w:marRight w:val="0"/>
              <w:marTop w:val="0"/>
              <w:marBottom w:val="0"/>
              <w:divBdr>
                <w:top w:val="none" w:sz="0" w:space="0" w:color="auto"/>
                <w:left w:val="none" w:sz="0" w:space="0" w:color="auto"/>
                <w:bottom w:val="none" w:sz="0" w:space="0" w:color="auto"/>
                <w:right w:val="none" w:sz="0" w:space="0" w:color="auto"/>
              </w:divBdr>
              <w:divsChild>
                <w:div w:id="488596946">
                  <w:marLeft w:val="0"/>
                  <w:marRight w:val="0"/>
                  <w:marTop w:val="0"/>
                  <w:marBottom w:val="0"/>
                  <w:divBdr>
                    <w:top w:val="none" w:sz="0" w:space="0" w:color="auto"/>
                    <w:left w:val="none" w:sz="0" w:space="0" w:color="auto"/>
                    <w:bottom w:val="none" w:sz="0" w:space="0" w:color="auto"/>
                    <w:right w:val="none" w:sz="0" w:space="0" w:color="auto"/>
                  </w:divBdr>
                  <w:divsChild>
                    <w:div w:id="407046586">
                      <w:marLeft w:val="0"/>
                      <w:marRight w:val="0"/>
                      <w:marTop w:val="0"/>
                      <w:marBottom w:val="0"/>
                      <w:divBdr>
                        <w:top w:val="none" w:sz="0" w:space="0" w:color="auto"/>
                        <w:left w:val="none" w:sz="0" w:space="0" w:color="auto"/>
                        <w:bottom w:val="none" w:sz="0" w:space="0" w:color="auto"/>
                        <w:right w:val="none" w:sz="0" w:space="0" w:color="auto"/>
                      </w:divBdr>
                      <w:divsChild>
                        <w:div w:id="2053844809">
                          <w:marLeft w:val="0"/>
                          <w:marRight w:val="0"/>
                          <w:marTop w:val="0"/>
                          <w:marBottom w:val="0"/>
                          <w:divBdr>
                            <w:top w:val="none" w:sz="0" w:space="0" w:color="auto"/>
                            <w:left w:val="none" w:sz="0" w:space="0" w:color="auto"/>
                            <w:bottom w:val="none" w:sz="0" w:space="0" w:color="auto"/>
                            <w:right w:val="none" w:sz="0" w:space="0" w:color="auto"/>
                          </w:divBdr>
                          <w:divsChild>
                            <w:div w:id="1878813383">
                              <w:marLeft w:val="0"/>
                              <w:marRight w:val="0"/>
                              <w:marTop w:val="0"/>
                              <w:marBottom w:val="0"/>
                              <w:divBdr>
                                <w:top w:val="none" w:sz="0" w:space="0" w:color="auto"/>
                                <w:left w:val="none" w:sz="0" w:space="0" w:color="auto"/>
                                <w:bottom w:val="none" w:sz="0" w:space="0" w:color="auto"/>
                                <w:right w:val="none" w:sz="0" w:space="0" w:color="auto"/>
                              </w:divBdr>
                              <w:divsChild>
                                <w:div w:id="27610117">
                                  <w:marLeft w:val="0"/>
                                  <w:marRight w:val="0"/>
                                  <w:marTop w:val="0"/>
                                  <w:marBottom w:val="0"/>
                                  <w:divBdr>
                                    <w:top w:val="none" w:sz="0" w:space="0" w:color="auto"/>
                                    <w:left w:val="none" w:sz="0" w:space="0" w:color="auto"/>
                                    <w:bottom w:val="none" w:sz="0" w:space="0" w:color="auto"/>
                                    <w:right w:val="none" w:sz="0" w:space="0" w:color="auto"/>
                                  </w:divBdr>
                                  <w:divsChild>
                                    <w:div w:id="300161623">
                                      <w:marLeft w:val="0"/>
                                      <w:marRight w:val="0"/>
                                      <w:marTop w:val="0"/>
                                      <w:marBottom w:val="0"/>
                                      <w:divBdr>
                                        <w:top w:val="none" w:sz="0" w:space="0" w:color="auto"/>
                                        <w:left w:val="none" w:sz="0" w:space="0" w:color="auto"/>
                                        <w:bottom w:val="none" w:sz="0" w:space="0" w:color="auto"/>
                                        <w:right w:val="none" w:sz="0" w:space="0" w:color="auto"/>
                                      </w:divBdr>
                                      <w:divsChild>
                                        <w:div w:id="2048220033">
                                          <w:marLeft w:val="0"/>
                                          <w:marRight w:val="0"/>
                                          <w:marTop w:val="0"/>
                                          <w:marBottom w:val="0"/>
                                          <w:divBdr>
                                            <w:top w:val="none" w:sz="0" w:space="0" w:color="auto"/>
                                            <w:left w:val="none" w:sz="0" w:space="0" w:color="auto"/>
                                            <w:bottom w:val="none" w:sz="0" w:space="0" w:color="auto"/>
                                            <w:right w:val="none" w:sz="0" w:space="0" w:color="auto"/>
                                          </w:divBdr>
                                          <w:divsChild>
                                            <w:div w:id="1819835390">
                                              <w:marLeft w:val="0"/>
                                              <w:marRight w:val="0"/>
                                              <w:marTop w:val="0"/>
                                              <w:marBottom w:val="0"/>
                                              <w:divBdr>
                                                <w:top w:val="none" w:sz="0" w:space="0" w:color="auto"/>
                                                <w:left w:val="none" w:sz="0" w:space="0" w:color="auto"/>
                                                <w:bottom w:val="none" w:sz="0" w:space="0" w:color="auto"/>
                                                <w:right w:val="none" w:sz="0" w:space="0" w:color="auto"/>
                                              </w:divBdr>
                                              <w:divsChild>
                                                <w:div w:id="1429813932">
                                                  <w:marLeft w:val="0"/>
                                                  <w:marRight w:val="0"/>
                                                  <w:marTop w:val="0"/>
                                                  <w:marBottom w:val="0"/>
                                                  <w:divBdr>
                                                    <w:top w:val="none" w:sz="0" w:space="0" w:color="auto"/>
                                                    <w:left w:val="none" w:sz="0" w:space="0" w:color="auto"/>
                                                    <w:bottom w:val="none" w:sz="0" w:space="0" w:color="auto"/>
                                                    <w:right w:val="none" w:sz="0" w:space="0" w:color="auto"/>
                                                  </w:divBdr>
                                                  <w:divsChild>
                                                    <w:div w:id="207920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035116">
          <w:marLeft w:val="0"/>
          <w:marRight w:val="0"/>
          <w:marTop w:val="0"/>
          <w:marBottom w:val="0"/>
          <w:divBdr>
            <w:top w:val="none" w:sz="0" w:space="0" w:color="auto"/>
            <w:left w:val="none" w:sz="0" w:space="0" w:color="auto"/>
            <w:bottom w:val="none" w:sz="0" w:space="0" w:color="auto"/>
            <w:right w:val="none" w:sz="0" w:space="0" w:color="auto"/>
          </w:divBdr>
          <w:divsChild>
            <w:div w:id="1814253309">
              <w:marLeft w:val="0"/>
              <w:marRight w:val="0"/>
              <w:marTop w:val="0"/>
              <w:marBottom w:val="0"/>
              <w:divBdr>
                <w:top w:val="none" w:sz="0" w:space="0" w:color="auto"/>
                <w:left w:val="none" w:sz="0" w:space="0" w:color="auto"/>
                <w:bottom w:val="none" w:sz="0" w:space="0" w:color="auto"/>
                <w:right w:val="none" w:sz="0" w:space="0" w:color="auto"/>
              </w:divBdr>
              <w:divsChild>
                <w:div w:id="2089643422">
                  <w:marLeft w:val="0"/>
                  <w:marRight w:val="0"/>
                  <w:marTop w:val="0"/>
                  <w:marBottom w:val="0"/>
                  <w:divBdr>
                    <w:top w:val="none" w:sz="0" w:space="0" w:color="auto"/>
                    <w:left w:val="none" w:sz="0" w:space="0" w:color="auto"/>
                    <w:bottom w:val="none" w:sz="0" w:space="0" w:color="auto"/>
                    <w:right w:val="none" w:sz="0" w:space="0" w:color="auto"/>
                  </w:divBdr>
                  <w:divsChild>
                    <w:div w:id="1394810885">
                      <w:marLeft w:val="0"/>
                      <w:marRight w:val="0"/>
                      <w:marTop w:val="0"/>
                      <w:marBottom w:val="0"/>
                      <w:divBdr>
                        <w:top w:val="none" w:sz="0" w:space="0" w:color="auto"/>
                        <w:left w:val="none" w:sz="0" w:space="0" w:color="auto"/>
                        <w:bottom w:val="none" w:sz="0" w:space="0" w:color="auto"/>
                        <w:right w:val="none" w:sz="0" w:space="0" w:color="auto"/>
                      </w:divBdr>
                      <w:divsChild>
                        <w:div w:id="1829787416">
                          <w:marLeft w:val="0"/>
                          <w:marRight w:val="0"/>
                          <w:marTop w:val="0"/>
                          <w:marBottom w:val="0"/>
                          <w:divBdr>
                            <w:top w:val="none" w:sz="0" w:space="0" w:color="auto"/>
                            <w:left w:val="none" w:sz="0" w:space="0" w:color="auto"/>
                            <w:bottom w:val="none" w:sz="0" w:space="0" w:color="auto"/>
                            <w:right w:val="none" w:sz="0" w:space="0" w:color="auto"/>
                          </w:divBdr>
                          <w:divsChild>
                            <w:div w:id="1494951584">
                              <w:marLeft w:val="0"/>
                              <w:marRight w:val="0"/>
                              <w:marTop w:val="0"/>
                              <w:marBottom w:val="0"/>
                              <w:divBdr>
                                <w:top w:val="none" w:sz="0" w:space="0" w:color="auto"/>
                                <w:left w:val="none" w:sz="0" w:space="0" w:color="auto"/>
                                <w:bottom w:val="none" w:sz="0" w:space="0" w:color="auto"/>
                                <w:right w:val="none" w:sz="0" w:space="0" w:color="auto"/>
                              </w:divBdr>
                              <w:divsChild>
                                <w:div w:id="74789370">
                                  <w:marLeft w:val="0"/>
                                  <w:marRight w:val="0"/>
                                  <w:marTop w:val="0"/>
                                  <w:marBottom w:val="0"/>
                                  <w:divBdr>
                                    <w:top w:val="none" w:sz="0" w:space="0" w:color="auto"/>
                                    <w:left w:val="none" w:sz="0" w:space="0" w:color="auto"/>
                                    <w:bottom w:val="none" w:sz="0" w:space="0" w:color="auto"/>
                                    <w:right w:val="none" w:sz="0" w:space="0" w:color="auto"/>
                                  </w:divBdr>
                                  <w:divsChild>
                                    <w:div w:id="1028606588">
                                      <w:marLeft w:val="0"/>
                                      <w:marRight w:val="0"/>
                                      <w:marTop w:val="0"/>
                                      <w:marBottom w:val="0"/>
                                      <w:divBdr>
                                        <w:top w:val="none" w:sz="0" w:space="0" w:color="auto"/>
                                        <w:left w:val="none" w:sz="0" w:space="0" w:color="auto"/>
                                        <w:bottom w:val="none" w:sz="0" w:space="0" w:color="auto"/>
                                        <w:right w:val="none" w:sz="0" w:space="0" w:color="auto"/>
                                      </w:divBdr>
                                      <w:divsChild>
                                        <w:div w:id="1844972309">
                                          <w:marLeft w:val="0"/>
                                          <w:marRight w:val="0"/>
                                          <w:marTop w:val="0"/>
                                          <w:marBottom w:val="0"/>
                                          <w:divBdr>
                                            <w:top w:val="none" w:sz="0" w:space="0" w:color="auto"/>
                                            <w:left w:val="none" w:sz="0" w:space="0" w:color="auto"/>
                                            <w:bottom w:val="none" w:sz="0" w:space="0" w:color="auto"/>
                                            <w:right w:val="none" w:sz="0" w:space="0" w:color="auto"/>
                                          </w:divBdr>
                                          <w:divsChild>
                                            <w:div w:id="1211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093853">
              <w:marLeft w:val="0"/>
              <w:marRight w:val="0"/>
              <w:marTop w:val="0"/>
              <w:marBottom w:val="0"/>
              <w:divBdr>
                <w:top w:val="none" w:sz="0" w:space="0" w:color="auto"/>
                <w:left w:val="none" w:sz="0" w:space="0" w:color="auto"/>
                <w:bottom w:val="none" w:sz="0" w:space="0" w:color="auto"/>
                <w:right w:val="none" w:sz="0" w:space="0" w:color="auto"/>
              </w:divBdr>
              <w:divsChild>
                <w:div w:id="13429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93943">
      <w:bodyDiv w:val="1"/>
      <w:marLeft w:val="0"/>
      <w:marRight w:val="0"/>
      <w:marTop w:val="0"/>
      <w:marBottom w:val="0"/>
      <w:divBdr>
        <w:top w:val="none" w:sz="0" w:space="0" w:color="auto"/>
        <w:left w:val="none" w:sz="0" w:space="0" w:color="auto"/>
        <w:bottom w:val="none" w:sz="0" w:space="0" w:color="auto"/>
        <w:right w:val="none" w:sz="0" w:space="0" w:color="auto"/>
      </w:divBdr>
    </w:div>
    <w:div w:id="868371295">
      <w:bodyDiv w:val="1"/>
      <w:marLeft w:val="0"/>
      <w:marRight w:val="0"/>
      <w:marTop w:val="0"/>
      <w:marBottom w:val="0"/>
      <w:divBdr>
        <w:top w:val="none" w:sz="0" w:space="0" w:color="auto"/>
        <w:left w:val="none" w:sz="0" w:space="0" w:color="auto"/>
        <w:bottom w:val="none" w:sz="0" w:space="0" w:color="auto"/>
        <w:right w:val="none" w:sz="0" w:space="0" w:color="auto"/>
      </w:divBdr>
    </w:div>
    <w:div w:id="987516417">
      <w:bodyDiv w:val="1"/>
      <w:marLeft w:val="0"/>
      <w:marRight w:val="0"/>
      <w:marTop w:val="0"/>
      <w:marBottom w:val="0"/>
      <w:divBdr>
        <w:top w:val="none" w:sz="0" w:space="0" w:color="auto"/>
        <w:left w:val="none" w:sz="0" w:space="0" w:color="auto"/>
        <w:bottom w:val="none" w:sz="0" w:space="0" w:color="auto"/>
        <w:right w:val="none" w:sz="0" w:space="0" w:color="auto"/>
      </w:divBdr>
    </w:div>
    <w:div w:id="1001465340">
      <w:bodyDiv w:val="1"/>
      <w:marLeft w:val="0"/>
      <w:marRight w:val="0"/>
      <w:marTop w:val="0"/>
      <w:marBottom w:val="0"/>
      <w:divBdr>
        <w:top w:val="none" w:sz="0" w:space="0" w:color="auto"/>
        <w:left w:val="none" w:sz="0" w:space="0" w:color="auto"/>
        <w:bottom w:val="none" w:sz="0" w:space="0" w:color="auto"/>
        <w:right w:val="none" w:sz="0" w:space="0" w:color="auto"/>
      </w:divBdr>
    </w:div>
    <w:div w:id="1153445729">
      <w:bodyDiv w:val="1"/>
      <w:marLeft w:val="0"/>
      <w:marRight w:val="0"/>
      <w:marTop w:val="0"/>
      <w:marBottom w:val="0"/>
      <w:divBdr>
        <w:top w:val="none" w:sz="0" w:space="0" w:color="auto"/>
        <w:left w:val="none" w:sz="0" w:space="0" w:color="auto"/>
        <w:bottom w:val="none" w:sz="0" w:space="0" w:color="auto"/>
        <w:right w:val="none" w:sz="0" w:space="0" w:color="auto"/>
      </w:divBdr>
    </w:div>
    <w:div w:id="1156535737">
      <w:bodyDiv w:val="1"/>
      <w:marLeft w:val="0"/>
      <w:marRight w:val="0"/>
      <w:marTop w:val="0"/>
      <w:marBottom w:val="0"/>
      <w:divBdr>
        <w:top w:val="none" w:sz="0" w:space="0" w:color="auto"/>
        <w:left w:val="none" w:sz="0" w:space="0" w:color="auto"/>
        <w:bottom w:val="none" w:sz="0" w:space="0" w:color="auto"/>
        <w:right w:val="none" w:sz="0" w:space="0" w:color="auto"/>
      </w:divBdr>
    </w:div>
    <w:div w:id="1332098168">
      <w:bodyDiv w:val="1"/>
      <w:marLeft w:val="0"/>
      <w:marRight w:val="0"/>
      <w:marTop w:val="0"/>
      <w:marBottom w:val="0"/>
      <w:divBdr>
        <w:top w:val="none" w:sz="0" w:space="0" w:color="auto"/>
        <w:left w:val="none" w:sz="0" w:space="0" w:color="auto"/>
        <w:bottom w:val="none" w:sz="0" w:space="0" w:color="auto"/>
        <w:right w:val="none" w:sz="0" w:space="0" w:color="auto"/>
      </w:divBdr>
    </w:div>
    <w:div w:id="1458059449">
      <w:bodyDiv w:val="1"/>
      <w:marLeft w:val="0"/>
      <w:marRight w:val="0"/>
      <w:marTop w:val="0"/>
      <w:marBottom w:val="0"/>
      <w:divBdr>
        <w:top w:val="none" w:sz="0" w:space="0" w:color="auto"/>
        <w:left w:val="none" w:sz="0" w:space="0" w:color="auto"/>
        <w:bottom w:val="none" w:sz="0" w:space="0" w:color="auto"/>
        <w:right w:val="none" w:sz="0" w:space="0" w:color="auto"/>
      </w:divBdr>
    </w:div>
    <w:div w:id="1491292734">
      <w:bodyDiv w:val="1"/>
      <w:marLeft w:val="0"/>
      <w:marRight w:val="0"/>
      <w:marTop w:val="0"/>
      <w:marBottom w:val="0"/>
      <w:divBdr>
        <w:top w:val="none" w:sz="0" w:space="0" w:color="auto"/>
        <w:left w:val="none" w:sz="0" w:space="0" w:color="auto"/>
        <w:bottom w:val="none" w:sz="0" w:space="0" w:color="auto"/>
        <w:right w:val="none" w:sz="0" w:space="0" w:color="auto"/>
      </w:divBdr>
    </w:div>
    <w:div w:id="1655796160">
      <w:bodyDiv w:val="1"/>
      <w:marLeft w:val="0"/>
      <w:marRight w:val="0"/>
      <w:marTop w:val="0"/>
      <w:marBottom w:val="0"/>
      <w:divBdr>
        <w:top w:val="none" w:sz="0" w:space="0" w:color="auto"/>
        <w:left w:val="none" w:sz="0" w:space="0" w:color="auto"/>
        <w:bottom w:val="none" w:sz="0" w:space="0" w:color="auto"/>
        <w:right w:val="none" w:sz="0" w:space="0" w:color="auto"/>
      </w:divBdr>
    </w:div>
    <w:div w:id="1910656512">
      <w:bodyDiv w:val="1"/>
      <w:marLeft w:val="0"/>
      <w:marRight w:val="0"/>
      <w:marTop w:val="0"/>
      <w:marBottom w:val="0"/>
      <w:divBdr>
        <w:top w:val="none" w:sz="0" w:space="0" w:color="auto"/>
        <w:left w:val="none" w:sz="0" w:space="0" w:color="auto"/>
        <w:bottom w:val="none" w:sz="0" w:space="0" w:color="auto"/>
        <w:right w:val="none" w:sz="0" w:space="0" w:color="auto"/>
      </w:divBdr>
    </w:div>
    <w:div w:id="1966502162">
      <w:bodyDiv w:val="1"/>
      <w:marLeft w:val="0"/>
      <w:marRight w:val="0"/>
      <w:marTop w:val="0"/>
      <w:marBottom w:val="0"/>
      <w:divBdr>
        <w:top w:val="none" w:sz="0" w:space="0" w:color="auto"/>
        <w:left w:val="none" w:sz="0" w:space="0" w:color="auto"/>
        <w:bottom w:val="none" w:sz="0" w:space="0" w:color="auto"/>
        <w:right w:val="none" w:sz="0" w:space="0" w:color="auto"/>
      </w:divBdr>
      <w:divsChild>
        <w:div w:id="45960013">
          <w:marLeft w:val="0"/>
          <w:marRight w:val="0"/>
          <w:marTop w:val="0"/>
          <w:marBottom w:val="0"/>
          <w:divBdr>
            <w:top w:val="none" w:sz="0" w:space="0" w:color="auto"/>
            <w:left w:val="none" w:sz="0" w:space="0" w:color="auto"/>
            <w:bottom w:val="none" w:sz="0" w:space="0" w:color="auto"/>
            <w:right w:val="none" w:sz="0" w:space="0" w:color="auto"/>
          </w:divBdr>
          <w:divsChild>
            <w:div w:id="203638832">
              <w:marLeft w:val="0"/>
              <w:marRight w:val="0"/>
              <w:marTop w:val="0"/>
              <w:marBottom w:val="0"/>
              <w:divBdr>
                <w:top w:val="none" w:sz="0" w:space="0" w:color="auto"/>
                <w:left w:val="none" w:sz="0" w:space="0" w:color="auto"/>
                <w:bottom w:val="none" w:sz="0" w:space="0" w:color="auto"/>
                <w:right w:val="none" w:sz="0" w:space="0" w:color="auto"/>
              </w:divBdr>
              <w:divsChild>
                <w:div w:id="948705268">
                  <w:marLeft w:val="0"/>
                  <w:marRight w:val="0"/>
                  <w:marTop w:val="0"/>
                  <w:marBottom w:val="0"/>
                  <w:divBdr>
                    <w:top w:val="none" w:sz="0" w:space="0" w:color="auto"/>
                    <w:left w:val="none" w:sz="0" w:space="0" w:color="auto"/>
                    <w:bottom w:val="none" w:sz="0" w:space="0" w:color="auto"/>
                    <w:right w:val="none" w:sz="0" w:space="0" w:color="auto"/>
                  </w:divBdr>
                  <w:divsChild>
                    <w:div w:id="336229395">
                      <w:marLeft w:val="0"/>
                      <w:marRight w:val="0"/>
                      <w:marTop w:val="0"/>
                      <w:marBottom w:val="0"/>
                      <w:divBdr>
                        <w:top w:val="none" w:sz="0" w:space="0" w:color="auto"/>
                        <w:left w:val="none" w:sz="0" w:space="0" w:color="auto"/>
                        <w:bottom w:val="none" w:sz="0" w:space="0" w:color="auto"/>
                        <w:right w:val="none" w:sz="0" w:space="0" w:color="auto"/>
                      </w:divBdr>
                      <w:divsChild>
                        <w:div w:id="958684951">
                          <w:marLeft w:val="0"/>
                          <w:marRight w:val="0"/>
                          <w:marTop w:val="0"/>
                          <w:marBottom w:val="0"/>
                          <w:divBdr>
                            <w:top w:val="none" w:sz="0" w:space="0" w:color="auto"/>
                            <w:left w:val="none" w:sz="0" w:space="0" w:color="auto"/>
                            <w:bottom w:val="none" w:sz="0" w:space="0" w:color="auto"/>
                            <w:right w:val="none" w:sz="0" w:space="0" w:color="auto"/>
                          </w:divBdr>
                          <w:divsChild>
                            <w:div w:id="1618873516">
                              <w:marLeft w:val="0"/>
                              <w:marRight w:val="0"/>
                              <w:marTop w:val="0"/>
                              <w:marBottom w:val="0"/>
                              <w:divBdr>
                                <w:top w:val="none" w:sz="0" w:space="0" w:color="auto"/>
                                <w:left w:val="none" w:sz="0" w:space="0" w:color="auto"/>
                                <w:bottom w:val="none" w:sz="0" w:space="0" w:color="auto"/>
                                <w:right w:val="none" w:sz="0" w:space="0" w:color="auto"/>
                              </w:divBdr>
                              <w:divsChild>
                                <w:div w:id="630552984">
                                  <w:marLeft w:val="0"/>
                                  <w:marRight w:val="0"/>
                                  <w:marTop w:val="0"/>
                                  <w:marBottom w:val="0"/>
                                  <w:divBdr>
                                    <w:top w:val="none" w:sz="0" w:space="0" w:color="auto"/>
                                    <w:left w:val="none" w:sz="0" w:space="0" w:color="auto"/>
                                    <w:bottom w:val="none" w:sz="0" w:space="0" w:color="auto"/>
                                    <w:right w:val="none" w:sz="0" w:space="0" w:color="auto"/>
                                  </w:divBdr>
                                  <w:divsChild>
                                    <w:div w:id="1320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683794">
      <w:bodyDiv w:val="1"/>
      <w:marLeft w:val="0"/>
      <w:marRight w:val="0"/>
      <w:marTop w:val="0"/>
      <w:marBottom w:val="0"/>
      <w:divBdr>
        <w:top w:val="none" w:sz="0" w:space="0" w:color="auto"/>
        <w:left w:val="none" w:sz="0" w:space="0" w:color="auto"/>
        <w:bottom w:val="none" w:sz="0" w:space="0" w:color="auto"/>
        <w:right w:val="none" w:sz="0" w:space="0" w:color="auto"/>
      </w:divBdr>
    </w:div>
    <w:div w:id="2044860887">
      <w:bodyDiv w:val="1"/>
      <w:marLeft w:val="0"/>
      <w:marRight w:val="0"/>
      <w:marTop w:val="0"/>
      <w:marBottom w:val="0"/>
      <w:divBdr>
        <w:top w:val="none" w:sz="0" w:space="0" w:color="auto"/>
        <w:left w:val="none" w:sz="0" w:space="0" w:color="auto"/>
        <w:bottom w:val="none" w:sz="0" w:space="0" w:color="auto"/>
        <w:right w:val="none" w:sz="0" w:space="0" w:color="auto"/>
      </w:divBdr>
      <w:divsChild>
        <w:div w:id="1063674665">
          <w:marLeft w:val="0"/>
          <w:marRight w:val="0"/>
          <w:marTop w:val="0"/>
          <w:marBottom w:val="0"/>
          <w:divBdr>
            <w:top w:val="none" w:sz="0" w:space="0" w:color="auto"/>
            <w:left w:val="none" w:sz="0" w:space="0" w:color="auto"/>
            <w:bottom w:val="none" w:sz="0" w:space="0" w:color="auto"/>
            <w:right w:val="none" w:sz="0" w:space="0" w:color="auto"/>
          </w:divBdr>
          <w:divsChild>
            <w:div w:id="1428189734">
              <w:marLeft w:val="0"/>
              <w:marRight w:val="0"/>
              <w:marTop w:val="0"/>
              <w:marBottom w:val="0"/>
              <w:divBdr>
                <w:top w:val="none" w:sz="0" w:space="0" w:color="auto"/>
                <w:left w:val="none" w:sz="0" w:space="0" w:color="auto"/>
                <w:bottom w:val="none" w:sz="0" w:space="0" w:color="auto"/>
                <w:right w:val="none" w:sz="0" w:space="0" w:color="auto"/>
              </w:divBdr>
              <w:divsChild>
                <w:div w:id="407583697">
                  <w:marLeft w:val="0"/>
                  <w:marRight w:val="0"/>
                  <w:marTop w:val="0"/>
                  <w:marBottom w:val="0"/>
                  <w:divBdr>
                    <w:top w:val="none" w:sz="0" w:space="0" w:color="auto"/>
                    <w:left w:val="none" w:sz="0" w:space="0" w:color="auto"/>
                    <w:bottom w:val="none" w:sz="0" w:space="0" w:color="auto"/>
                    <w:right w:val="none" w:sz="0" w:space="0" w:color="auto"/>
                  </w:divBdr>
                  <w:divsChild>
                    <w:div w:id="1636905347">
                      <w:marLeft w:val="0"/>
                      <w:marRight w:val="0"/>
                      <w:marTop w:val="0"/>
                      <w:marBottom w:val="0"/>
                      <w:divBdr>
                        <w:top w:val="none" w:sz="0" w:space="0" w:color="auto"/>
                        <w:left w:val="none" w:sz="0" w:space="0" w:color="auto"/>
                        <w:bottom w:val="none" w:sz="0" w:space="0" w:color="auto"/>
                        <w:right w:val="none" w:sz="0" w:space="0" w:color="auto"/>
                      </w:divBdr>
                      <w:divsChild>
                        <w:div w:id="597837962">
                          <w:marLeft w:val="0"/>
                          <w:marRight w:val="0"/>
                          <w:marTop w:val="0"/>
                          <w:marBottom w:val="0"/>
                          <w:divBdr>
                            <w:top w:val="none" w:sz="0" w:space="0" w:color="auto"/>
                            <w:left w:val="none" w:sz="0" w:space="0" w:color="auto"/>
                            <w:bottom w:val="none" w:sz="0" w:space="0" w:color="auto"/>
                            <w:right w:val="none" w:sz="0" w:space="0" w:color="auto"/>
                          </w:divBdr>
                          <w:divsChild>
                            <w:div w:id="583955435">
                              <w:marLeft w:val="0"/>
                              <w:marRight w:val="0"/>
                              <w:marTop w:val="0"/>
                              <w:marBottom w:val="0"/>
                              <w:divBdr>
                                <w:top w:val="none" w:sz="0" w:space="0" w:color="auto"/>
                                <w:left w:val="none" w:sz="0" w:space="0" w:color="auto"/>
                                <w:bottom w:val="none" w:sz="0" w:space="0" w:color="auto"/>
                                <w:right w:val="none" w:sz="0" w:space="0" w:color="auto"/>
                              </w:divBdr>
                              <w:divsChild>
                                <w:div w:id="1464153226">
                                  <w:marLeft w:val="0"/>
                                  <w:marRight w:val="0"/>
                                  <w:marTop w:val="0"/>
                                  <w:marBottom w:val="0"/>
                                  <w:divBdr>
                                    <w:top w:val="none" w:sz="0" w:space="0" w:color="auto"/>
                                    <w:left w:val="none" w:sz="0" w:space="0" w:color="auto"/>
                                    <w:bottom w:val="none" w:sz="0" w:space="0" w:color="auto"/>
                                    <w:right w:val="none" w:sz="0" w:space="0" w:color="auto"/>
                                  </w:divBdr>
                                  <w:divsChild>
                                    <w:div w:id="21070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70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C799A4756541E9B391F43A245FE732"/>
        <w:category>
          <w:name w:val="General"/>
          <w:gallery w:val="placeholder"/>
        </w:category>
        <w:types>
          <w:type w:val="bbPlcHdr"/>
        </w:types>
        <w:behaviors>
          <w:behavior w:val="content"/>
        </w:behaviors>
        <w:guid w:val="{93A33518-349A-4632-8479-4F88D5266E23}"/>
      </w:docPartPr>
      <w:docPartBody>
        <w:p w:rsidR="004D7534" w:rsidRDefault="004D7534" w:rsidP="004D7534">
          <w:pPr>
            <w:pStyle w:val="12C799A4756541E9B391F43A245FE732"/>
          </w:pPr>
          <w:r>
            <w:rPr>
              <w:rFonts w:asciiTheme="majorHAnsi" w:eastAsiaTheme="majorEastAsia" w:hAnsiTheme="majorHAnsi" w:cstheme="majorBidi"/>
              <w:caps/>
              <w:color w:val="156082" w:themeColor="accent1"/>
              <w:sz w:val="80"/>
              <w:szCs w:val="8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Neue Light">
    <w:altName w:val="Corbel"/>
    <w:charset w:val="00"/>
    <w:family w:val="auto"/>
    <w:pitch w:val="variable"/>
    <w:sig w:usb0="A00002FF" w:usb1="5000205B" w:usb2="00000002" w:usb3="00000000" w:csb0="0000000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534"/>
    <w:rsid w:val="000B0185"/>
    <w:rsid w:val="000E77AF"/>
    <w:rsid w:val="003216B7"/>
    <w:rsid w:val="004D7534"/>
    <w:rsid w:val="006B0233"/>
    <w:rsid w:val="00CB0A62"/>
    <w:rsid w:val="00CF6946"/>
    <w:rsid w:val="00D9228D"/>
    <w:rsid w:val="00E74DF6"/>
    <w:rsid w:val="00EE7E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2C799A4756541E9B391F43A245FE732">
    <w:name w:val="12C799A4756541E9B391F43A245FE732"/>
    <w:rsid w:val="004D75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9aba813-7558-4c9f-bdb5-f443033e1e31" xsi:nil="true"/>
    <_ip_UnifiedCompliancePolicyUIAction xmlns="http://schemas.microsoft.com/sharepoint/v3" xsi:nil="true"/>
    <_ip_UnifiedCompliancePolicyProperties xmlns="http://schemas.microsoft.com/sharepoint/v3" xsi:nil="true"/>
    <RecapTraining xmlns="d48b12a8-1da8-46a8-abab-97784faf6732">
      <Url xsi:nil="true"/>
      <Description xsi:nil="true"/>
    </RecapTraining>
    <lcf76f155ced4ddcb4097134ff3c332f xmlns="d48b12a8-1da8-46a8-abab-97784faf673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E9CCFD1EF76E784A899DE4A3199E72A9" ma:contentTypeVersion="21" ma:contentTypeDescription="Crear nuevo documento." ma:contentTypeScope="" ma:versionID="f9b536cb02d4cc32882abb929860884a">
  <xsd:schema xmlns:xsd="http://www.w3.org/2001/XMLSchema" xmlns:xs="http://www.w3.org/2001/XMLSchema" xmlns:p="http://schemas.microsoft.com/office/2006/metadata/properties" xmlns:ns1="http://schemas.microsoft.com/sharepoint/v3" xmlns:ns2="d48b12a8-1da8-46a8-abab-97784faf6732" xmlns:ns3="29aba813-7558-4c9f-bdb5-f443033e1e31" targetNamespace="http://schemas.microsoft.com/office/2006/metadata/properties" ma:root="true" ma:fieldsID="1f5c6b29879738c8c879593244927650" ns1:_="" ns2:_="" ns3:_="">
    <xsd:import namespace="http://schemas.microsoft.com/sharepoint/v3"/>
    <xsd:import namespace="d48b12a8-1da8-46a8-abab-97784faf6732"/>
    <xsd:import namespace="29aba813-7558-4c9f-bdb5-f443033e1e3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RecapTraining"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b12a8-1da8-46a8-abab-97784faf6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43a2a1f7-382b-4147-b512-bbba2e6460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RecapTraining" ma:index="26" nillable="true" ma:displayName="Recap Training" ma:description="https://teams.microsoft.com/l/meetingrecap?driveId=b%21DkkFh4jdlkGW-3X8k4rB6oGDupIXYexJgSFhHjfrvpNm8OWOf9StQ5hmtJPsS3wG&amp;driveItemId=01YPFPHVN3IVVTGI2KPBA3J36RVKXQO4J2&amp;sitePath=https%3A%2F%2Factcommodities-my.sharepoint.com%2F%3Av%3A%2Fp%2Fibaso%2FEbtFazMjSnhBtO_Rqq8HcToB5xHpWcY9FdNduG3nOkpv3Q&amp;fileUrl=https%3A%2F%2Factcommodities-my.sharepoint.com%2Fpersonal%2Fibaso_actcommodities_com%2FDocuments%2FOpnamen%2FTRADE%2520RECAP%2520-%2520Trainning-20251022_092133-Meeting%2520Recording.mp4%3Fweb%3D1&amp;iCalUid=040000008200E00074C5B7101A82E00800000000ADC919C7B341DC01000000000000000010000000DD84AA155DD097419033AE9C32BC23D1&amp;threadId=19%3Ameeting_MjY5Zjg3NDItNmU2ZS00ZjY0LTgwZWUtOTA3OGVkNjZmMGI3%40thread.v2&amp;organizerId=752d3670-0d2a-4e82-a769-126f8c4b6c92&amp;tenantId=e30c25ee-7400-479f-ae89-e5d36e23011b&amp;callId=dc686271-0db6-4187-9a33-53272539751f&amp;threadType=Meeting&amp;meetingType=Scheduled&amp;subType=RecapSharingLink_RecapCore" ma:format="Hyperlink" ma:internalName="RecapTraining">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aba813-7558-4c9f-bdb5-f443033e1e3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f2ed7ff8-8534-4714-b26d-3680da6f9d0d}" ma:internalName="TaxCatchAll" ma:showField="CatchAllData" ma:web="29aba813-7558-4c9f-bdb5-f443033e1e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0571CB-5146-4698-B853-DA9441F06ED2}">
  <ds:schemaRefs>
    <ds:schemaRef ds:uri="http://schemas.microsoft.com/sharepoint/v3/contenttype/forms"/>
  </ds:schemaRefs>
</ds:datastoreItem>
</file>

<file path=customXml/itemProps2.xml><?xml version="1.0" encoding="utf-8"?>
<ds:datastoreItem xmlns:ds="http://schemas.openxmlformats.org/officeDocument/2006/customXml" ds:itemID="{1996EC56-1E10-45C6-9B60-66C870B2B221}">
  <ds:schemaRefs>
    <ds:schemaRef ds:uri="http://schemas.microsoft.com/office/2006/metadata/properties"/>
    <ds:schemaRef ds:uri="http://schemas.microsoft.com/office/infopath/2007/PartnerControls"/>
    <ds:schemaRef ds:uri="29aba813-7558-4c9f-bdb5-f443033e1e31"/>
    <ds:schemaRef ds:uri="http://schemas.microsoft.com/sharepoint/v3"/>
    <ds:schemaRef ds:uri="d48b12a8-1da8-46a8-abab-97784faf6732"/>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5E089C41-E279-47FE-9C15-74343580B269}"/>
</file>

<file path=docMetadata/LabelInfo.xml><?xml version="1.0" encoding="utf-8"?>
<clbl:labelList xmlns:clbl="http://schemas.microsoft.com/office/2020/mipLabelMetadata">
  <clbl:label id="{7acdd116-a279-4fbd-809b-10105d780b1f}" enabled="1" method="Standard" siteId="{e30c25ee-7400-479f-ae89-e5d36e23011b}" removed="0"/>
</clbl:labelList>
</file>

<file path=docProps/app.xml><?xml version="1.0" encoding="utf-8"?>
<Properties xmlns="http://schemas.openxmlformats.org/officeDocument/2006/extended-properties" xmlns:vt="http://schemas.openxmlformats.org/officeDocument/2006/docPropsVTypes">
  <Template>Normal</Template>
  <TotalTime>12</TotalTime>
  <Pages>11</Pages>
  <Words>2996</Words>
  <Characters>16481</Characters>
  <Application>Microsoft Office Word</Application>
  <DocSecurity>0</DocSecurity>
  <Lines>137</Lines>
  <Paragraphs>38</Paragraphs>
  <ScaleCrop>false</ScaleCrop>
  <Manager/>
  <Company/>
  <LinksUpToDate>false</LinksUpToDate>
  <CharactersWithSpaces>19439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CesiÓn de ahorros</dc:title>
  <dc:subject/>
  <dc:creator>python-docx</dc:creator>
  <cp:keywords/>
  <dc:description>generated by python-docx</dc:description>
  <cp:lastModifiedBy>Manuel Simarro Pachon</cp:lastModifiedBy>
  <cp:revision>38</cp:revision>
  <dcterms:created xsi:type="dcterms:W3CDTF">2026-03-30T14:21:00Z</dcterms:created>
  <dcterms:modified xsi:type="dcterms:W3CDTF">2026-03-30T15:18:00Z</dcterms:modified>
  <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0x010100E9CCFD1EF76E784A899DE4A3199E72A9</vt:lpwstr>
  </property>
  <property fmtid="{D5CDD505-2E9C-101B-9397-08002B2CF9AE}" pid="3" name="MediaServiceImageTags">
    <vt:lpwstr/>
  </property>
</Properties>
</file>